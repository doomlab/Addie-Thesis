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w:t>
      </w:r>
      <w:commentRangeStart w:id="0"/>
      <w:r>
        <w:rPr>
          <w:color w:val="000000"/>
        </w:rPr>
        <w:t>processes</w:t>
      </w:r>
      <w:commentRangeEnd w:id="0"/>
      <w:r>
        <w:rPr>
          <w:rStyle w:val="CommentReference"/>
        </w:rPr>
        <w:commentReference w:id="0"/>
      </w:r>
      <w:r>
        <w:rPr>
          <w:color w:val="000000"/>
        </w:rPr>
        <w:t>.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w:t>
      </w:r>
      <w:commentRangeStart w:id="1"/>
      <w:r>
        <w:t>encoding</w:t>
      </w:r>
      <w:commentRangeEnd w:id="1"/>
      <w:r>
        <w:rPr>
          <w:rStyle w:val="CommentReference"/>
        </w:rPr>
        <w:commentReference w:id="1"/>
      </w:r>
      <w:r>
        <w:t xml:space="preserve">.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0C6E4AB" w:rsidR="00331E9F" w:rsidRPr="00EA041A" w:rsidRDefault="006E3389" w:rsidP="00C96FDA">
      <w:pPr>
        <w:spacing w:line="480" w:lineRule="auto"/>
        <w:rPr>
          <w:color w:val="000000"/>
        </w:rPr>
      </w:pPr>
      <w:r>
        <w:tab/>
        <w:t xml:space="preserve">There are copious amounts of brain mechanisms that work into how much you can hold in your working. </w:t>
      </w:r>
      <w:commentRangeStart w:id="2"/>
      <w:r>
        <w:t xml:space="preserve">One factor </w:t>
      </w:r>
      <w:commentRangeEnd w:id="2"/>
      <w:r>
        <w:rPr>
          <w:rStyle w:val="CommentReference"/>
        </w:rPr>
        <w:commentReference w:id="2"/>
      </w:r>
      <w:r>
        <w:t>is intelligence, specifically fluid intelligence (</w:t>
      </w:r>
      <w:r>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w:t>
      </w:r>
      <w:commentRangeStart w:id="3"/>
      <w:r>
        <w:t>observable</w:t>
      </w:r>
      <w:commentRangeEnd w:id="3"/>
      <w:r>
        <w:rPr>
          <w:rStyle w:val="CommentReference"/>
        </w:rPr>
        <w:commentReference w:id="3"/>
      </w:r>
      <w:r>
        <w:t xml:space="preserve">.. </w:t>
      </w:r>
      <w:commentRangeStart w:id="4"/>
      <w:r w:rsidRPr="00A56001">
        <w:t>Jaeggi</w:t>
      </w:r>
      <w:commentRangeEnd w:id="4"/>
      <w:r>
        <w:rPr>
          <w:rStyle w:val="CommentReference"/>
        </w:rPr>
        <w:commentReference w:id="4"/>
      </w:r>
      <w:r>
        <w:t xml:space="preserve"> et al. (2008) classify </w:t>
      </w:r>
      <w:r w:rsidR="00EA041A">
        <w:rPr>
          <w:i/>
        </w:rPr>
        <w:t>gF</w:t>
      </w:r>
      <w:r>
        <w:t xml:space="preserve"> as a human ability that allows participants to adapt their thinking to the problem at hand regardless of acquired </w:t>
      </w:r>
      <w:commentRangeStart w:id="5"/>
      <w:r>
        <w:t>knowledge</w:t>
      </w:r>
      <w:commentRangeEnd w:id="5"/>
      <w:r>
        <w:rPr>
          <w:rStyle w:val="CommentReference"/>
        </w:rPr>
        <w:commentReference w:id="5"/>
      </w:r>
      <w:r>
        <w:t xml:space="preserv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w:t>
      </w:r>
      <w:commentRangeStart w:id="6"/>
      <w:commentRangeStart w:id="7"/>
      <w:r>
        <w:t>expanding</w:t>
      </w:r>
      <w:commentRangeEnd w:id="6"/>
      <w:commentRangeEnd w:id="7"/>
      <w:r>
        <w:rPr>
          <w:rStyle w:val="CommentReference"/>
        </w:rPr>
        <w:commentReference w:id="6"/>
      </w:r>
      <w:r>
        <w:rPr>
          <w:rStyle w:val="CommentReference"/>
        </w:rPr>
        <w:commentReference w:id="7"/>
      </w:r>
      <w:r>
        <w:t>.</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ins w:id="8" w:author="Erin Buchanan" w:date="2019-02-19T11:02:00Z">
        <w:r w:rsidR="00C77DB2">
          <w:t>:</w:t>
        </w:r>
      </w:ins>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262C5034" w14:textId="5478FB32" w:rsidR="00121DDC" w:rsidDel="00EA041A" w:rsidRDefault="00121DDC" w:rsidP="00121DDC">
      <w:pPr>
        <w:spacing w:line="480" w:lineRule="auto"/>
        <w:ind w:firstLine="720"/>
        <w:rPr>
          <w:del w:id="9" w:author="Wikowsky, Addie J" w:date="2019-02-24T23:57:00Z"/>
        </w:rPr>
      </w:pPr>
      <w:commentRangeStart w:id="10"/>
      <w:commentRangeStart w:id="11"/>
      <w:commentRangeStart w:id="12"/>
      <w:del w:id="13" w:author="Wikowsky, Addie J" w:date="2019-02-24T23:58:00Z">
        <w:r w:rsidDel="00EA041A">
          <w:rPr>
            <w:color w:val="000000" w:themeColor="text1"/>
          </w:rPr>
          <w:lastRenderedPageBreak/>
          <w:delText>The Online Working Memory Lab (OWL) is an online version of these various complex spans including the automated operation span, reading span, symmetry span, and running span (Hicks, Foster, &amp; Engle, 2016). The OWL is available for most operating systems allowing labs all over the world to utilize their tasks.</w:delText>
        </w:r>
      </w:del>
    </w:p>
    <w:p w14:paraId="0D0DB050" w14:textId="2049B259" w:rsidR="00121DDC" w:rsidRPr="003473E7" w:rsidRDefault="00121DDC" w:rsidP="00EA041A">
      <w:pPr>
        <w:spacing w:line="480" w:lineRule="auto"/>
        <w:ind w:firstLine="720"/>
        <w:rPr>
          <w:color w:val="000000" w:themeColor="text1"/>
        </w:rPr>
      </w:pPr>
      <w:r>
        <w:t>One</w:t>
      </w:r>
      <w:commentRangeEnd w:id="10"/>
      <w:r w:rsidR="00EA041A">
        <w:rPr>
          <w:rStyle w:val="CommentReference"/>
        </w:rPr>
        <w:commentReference w:id="10"/>
      </w:r>
      <w:commentRangeEnd w:id="11"/>
      <w:r w:rsidR="00606DD4">
        <w:rPr>
          <w:rStyle w:val="CommentReference"/>
        </w:rPr>
        <w:commentReference w:id="11"/>
      </w:r>
      <w:commentRangeEnd w:id="12"/>
      <w:r w:rsidR="000B1218">
        <w:rPr>
          <w:rStyle w:val="CommentReference"/>
        </w:rPr>
        <w:commentReference w:id="12"/>
      </w:r>
      <w:r>
        <w:t xml:space="preserve"> of the most used tests to measure WM is the Operation Span (OSPAN) created by Turner and Engle (</w:t>
      </w:r>
      <w:commentRangeStart w:id="14"/>
      <w:commentRangeStart w:id="15"/>
      <w:r>
        <w:rPr>
          <w:color w:val="000000" w:themeColor="text1"/>
        </w:rPr>
        <w:t>1989</w:t>
      </w:r>
      <w:commentRangeEnd w:id="14"/>
      <w:r>
        <w:rPr>
          <w:rStyle w:val="CommentReference"/>
        </w:rPr>
        <w:commentReference w:id="14"/>
      </w:r>
      <w:commentRangeEnd w:id="15"/>
      <w:r>
        <w:rPr>
          <w:rStyle w:val="CommentReference"/>
        </w:rPr>
        <w:commentReference w:id="15"/>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w:t>
      </w:r>
      <w:commentRangeStart w:id="16"/>
      <w:commentRangeStart w:id="17"/>
      <w:r>
        <w:t>automated</w:t>
      </w:r>
      <w:commentRangeEnd w:id="16"/>
      <w:r w:rsidR="00A06B00">
        <w:rPr>
          <w:rStyle w:val="CommentReference"/>
        </w:rPr>
        <w:commentReference w:id="16"/>
      </w:r>
      <w:commentRangeEnd w:id="17"/>
      <w:r w:rsidR="00D36AAE">
        <w:rPr>
          <w:rStyle w:val="CommentReference"/>
        </w:rPr>
        <w:commentReference w:id="17"/>
      </w:r>
      <w:r>
        <w:t xml:space="preserve">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ins w:id="18" w:author="Erin Buchanan" w:date="2019-02-19T11:05:00Z">
        <w:r w:rsidR="007D180D">
          <w:t>,</w:t>
        </w:r>
      </w:ins>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ins w:id="19" w:author="Erin Buchanan" w:date="2019-02-19T11:06:00Z">
        <w:r w:rsidR="006B628A">
          <w:t>s</w:t>
        </w:r>
      </w:ins>
      <w:r w:rsidR="00925C1E">
        <w:t xml:space="preserve"> or word</w:t>
      </w:r>
      <w:ins w:id="20" w:author="Erin Buchanan" w:date="2019-02-19T11:06:00Z">
        <w:r w:rsidR="006B628A">
          <w:t>s</w:t>
        </w:r>
      </w:ins>
      <w:r w:rsidR="00925C1E">
        <w:t xml:space="preserve"> for each set. The researcher is also given a report on the participants math errors to account for accuracy.</w:t>
      </w:r>
    </w:p>
    <w:p w14:paraId="6131A33C" w14:textId="01D66B7A"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ins w:id="21" w:author="Erin Buchanan" w:date="2019-02-19T11:06:00Z">
        <w:r w:rsidR="007F1373">
          <w:t>,</w:t>
        </w:r>
      </w:ins>
      <w:r>
        <w:t xml:space="preserve"> participants read sentences out loud to the experimenter</w:t>
      </w:r>
      <w:ins w:id="22" w:author="Erin Buchanan" w:date="2019-02-19T11:06:00Z">
        <w:r w:rsidR="007F1373">
          <w:t xml:space="preserve">. </w:t>
        </w:r>
      </w:ins>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ins w:id="23" w:author="Erin Buchanan" w:date="2019-02-19T11:07:00Z">
        <w:r w:rsidR="007F1373">
          <w:t>,</w:t>
        </w:r>
      </w:ins>
      <w:r>
        <w:t xml:space="preserve"> the participant had to identify if the statement was true or false. </w:t>
      </w:r>
      <w:r>
        <w:lastRenderedPageBreak/>
        <w:t xml:space="preserve">The experimenters </w:t>
      </w:r>
      <w:r w:rsidR="007F1373">
        <w:t>were</w:t>
      </w:r>
      <w:r w:rsidR="007C5AF4">
        <w:t xml:space="preserve"> </w:t>
      </w:r>
      <w:r>
        <w:t xml:space="preserve">interested in if the participant had recalled the words in order or </w:t>
      </w:r>
      <w:commentRangeStart w:id="24"/>
      <w:r>
        <w:t>not</w:t>
      </w:r>
      <w:commentRangeEnd w:id="24"/>
      <w:r>
        <w:rPr>
          <w:rStyle w:val="CommentReference"/>
        </w:rPr>
        <w:commentReference w:id="24"/>
      </w:r>
      <w:r w:rsidR="007F1373">
        <w:t xml:space="preserve"> for 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w:t>
      </w:r>
      <w:commentRangeStart w:id="25"/>
      <w:r w:rsidR="007C5AF4">
        <w:t>3</w:t>
      </w:r>
      <w:commentRangeEnd w:id="25"/>
      <w:r w:rsidR="00C075E5">
        <w:rPr>
          <w:rStyle w:val="CommentReference"/>
        </w:rPr>
        <w:commentReference w:id="25"/>
      </w:r>
      <w:r w:rsidR="007C5AF4">
        <w:t>.</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w:t>
      </w:r>
      <w:commentRangeStart w:id="26"/>
      <w:r w:rsidR="00121DDC">
        <w:rPr>
          <w:color w:val="000000" w:themeColor="text1"/>
        </w:rPr>
        <w:t>Back</w:t>
      </w:r>
      <w:commentRangeEnd w:id="26"/>
      <w:r w:rsidR="00121DDC">
        <w:rPr>
          <w:rStyle w:val="CommentReference"/>
        </w:rPr>
        <w:commentReference w:id="26"/>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ins w:id="27" w:author="Erin Buchanan" w:date="2019-02-19T11:09:00Z">
        <w:r w:rsidR="00E20861">
          <w:rPr>
            <w:color w:val="000000" w:themeColor="text1"/>
          </w:rPr>
          <w:t>,</w:t>
        </w:r>
      </w:ins>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ins w:id="28" w:author="Erin Buchanan" w:date="2019-02-19T11:10:00Z">
        <w:r w:rsidR="00D71C6F">
          <w:rPr>
            <w:color w:val="000000" w:themeColor="text1"/>
          </w:rPr>
          <w:t>,</w:t>
        </w:r>
      </w:ins>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5771216D" w:rsidR="005F4393" w:rsidRDefault="00B2409E" w:rsidP="00C96FDA">
      <w:pPr>
        <w:spacing w:line="480" w:lineRule="auto"/>
        <w:ind w:firstLine="720"/>
        <w:rPr>
          <w:color w:val="000000" w:themeColor="text1"/>
        </w:rPr>
      </w:pPr>
      <w:r>
        <w:rPr>
          <w:color w:val="000000" w:themeColor="text1"/>
        </w:rPr>
        <w:lastRenderedPageBreak/>
        <w:t>The Raven</w:t>
      </w:r>
      <w:ins w:id="29" w:author="Wikowsky, Addie J" w:date="2019-02-16T04:17:00Z">
        <w:r w:rsidR="00B83EEA">
          <w:rPr>
            <w:color w:val="000000" w:themeColor="text1"/>
          </w:rPr>
          <w:t xml:space="preserve"> </w:t>
        </w:r>
      </w:ins>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commentRangeStart w:id="30"/>
      <w:commentRangeStart w:id="31"/>
      <w:r w:rsidR="00743ADE" w:rsidRPr="00E97A75">
        <w:rPr>
          <w:i/>
          <w:color w:val="000000" w:themeColor="text1"/>
        </w:rPr>
        <w:t>gF</w:t>
      </w:r>
      <w:commentRangeEnd w:id="30"/>
      <w:r w:rsidR="00D71C6F" w:rsidRPr="00E97A75">
        <w:rPr>
          <w:rStyle w:val="CommentReference"/>
          <w:i/>
        </w:rPr>
        <w:commentReference w:id="30"/>
      </w:r>
      <w:commentRangeEnd w:id="31"/>
      <w:r w:rsidR="00EA041A" w:rsidRPr="00E97A75">
        <w:rPr>
          <w:rStyle w:val="CommentReference"/>
          <w:i/>
        </w:rPr>
        <w:commentReference w:id="31"/>
      </w:r>
      <w:r w:rsidR="007B7CD1">
        <w:rPr>
          <w:color w:val="000000" w:themeColor="text1"/>
        </w:rPr>
        <w:t xml:space="preserve">. </w:t>
      </w:r>
      <w:r w:rsidR="00FD0F03">
        <w:rPr>
          <w:color w:val="000000" w:themeColor="text1"/>
        </w:rPr>
        <w:t>Raven (1936)</w:t>
      </w:r>
      <w:ins w:id="32" w:author="Wikowsky, Addie J" w:date="2019-02-16T04:17:00Z">
        <w:r w:rsidR="00B83EEA">
          <w:rPr>
            <w:color w:val="000000" w:themeColor="text1"/>
          </w:rPr>
          <w:t xml:space="preserve"> </w:t>
        </w:r>
      </w:ins>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w:t>
      </w:r>
      <w:commentRangeStart w:id="33"/>
      <w:r w:rsidR="008037C0">
        <w:rPr>
          <w:color w:val="000000" w:themeColor="text1"/>
        </w:rPr>
        <w:t>correct</w:t>
      </w:r>
      <w:commentRangeEnd w:id="33"/>
      <w:r w:rsidR="001F3CCF">
        <w:rPr>
          <w:rStyle w:val="CommentReference"/>
        </w:rPr>
        <w:commentReference w:id="33"/>
      </w:r>
      <w:r w:rsidR="008037C0">
        <w:rPr>
          <w:color w:val="000000" w:themeColor="text1"/>
        </w:rPr>
        <w:t xml:space="preserve">. These raw scores are then compared to percentiles based on the participants </w:t>
      </w:r>
      <w:commentRangeStart w:id="34"/>
      <w:r w:rsidR="008037C0">
        <w:rPr>
          <w:color w:val="000000" w:themeColor="text1"/>
        </w:rPr>
        <w:t>age</w:t>
      </w:r>
      <w:commentRangeEnd w:id="34"/>
      <w:r w:rsidR="001F3CCF">
        <w:rPr>
          <w:rStyle w:val="CommentReference"/>
        </w:rPr>
        <w:commentReference w:id="34"/>
      </w:r>
      <w:r w:rsidR="008037C0">
        <w:rPr>
          <w:color w:val="000000" w:themeColor="text1"/>
        </w:rPr>
        <w:t>.</w:t>
      </w:r>
      <w:r w:rsidR="00C12355">
        <w:rPr>
          <w:color w:val="000000" w:themeColor="text1"/>
        </w:rPr>
        <w:t xml:space="preserve"> Researchers can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2A1C282B" w:rsidR="00946970" w:rsidRDefault="00946970" w:rsidP="00C96FDA">
      <w:pPr>
        <w:spacing w:line="480" w:lineRule="auto"/>
        <w:ind w:firstLine="720"/>
      </w:pPr>
      <w:commentRangeStart w:id="35"/>
      <w:commentRangeStart w:id="36"/>
      <w:r>
        <w:rPr>
          <w:color w:val="000000" w:themeColor="text1"/>
        </w:rPr>
        <w:t xml:space="preserve">Conway </w:t>
      </w:r>
      <w:commentRangeEnd w:id="35"/>
      <w:r w:rsidR="00E77F14">
        <w:rPr>
          <w:rStyle w:val="CommentReference"/>
        </w:rPr>
        <w:commentReference w:id="35"/>
      </w:r>
      <w:commentRangeEnd w:id="36"/>
      <w:r w:rsidR="00C36548">
        <w:rPr>
          <w:rStyle w:val="CommentReference"/>
        </w:rPr>
        <w:commentReference w:id="36"/>
      </w:r>
      <w:r>
        <w:rPr>
          <w:color w:val="000000" w:themeColor="text1"/>
        </w:rPr>
        <w:t>et al. (2002) presented a latent variable analysis between WM</w:t>
      </w:r>
      <w:ins w:id="37" w:author="Erin Buchanan" w:date="2019-03-05T12:07:00Z">
        <w:r w:rsidR="00BA5967">
          <w:rPr>
            <w:color w:val="000000" w:themeColor="text1"/>
          </w:rPr>
          <w:t>,</w:t>
        </w:r>
      </w:ins>
      <w:r>
        <w:rPr>
          <w:color w:val="000000" w:themeColor="text1"/>
        </w:rPr>
        <w:t xml:space="preserve"> </w:t>
      </w:r>
      <w:r w:rsidRPr="00E97A75">
        <w:rPr>
          <w:i/>
          <w:color w:val="000000" w:themeColor="text1"/>
        </w:rPr>
        <w:t>gF</w:t>
      </w:r>
      <w:r>
        <w:rPr>
          <w:color w:val="000000" w:themeColor="text1"/>
        </w:rPr>
        <w:t>, STM</w:t>
      </w:r>
      <w:ins w:id="38" w:author="Erin Buchanan" w:date="2019-03-05T12:07:00Z">
        <w:r w:rsidR="00BA5967">
          <w:rPr>
            <w:color w:val="000000" w:themeColor="text1"/>
          </w:rPr>
          <w:t>,</w:t>
        </w:r>
      </w:ins>
      <w:r>
        <w:rPr>
          <w:color w:val="000000" w:themeColor="text1"/>
        </w:rPr>
        <w:t xml:space="preserve"> and processing speed. In their study</w:t>
      </w:r>
      <w:ins w:id="39" w:author="Erin Buchanan" w:date="2019-03-05T12:07:00Z">
        <w:r w:rsidR="00C36548">
          <w:rPr>
            <w:color w:val="000000" w:themeColor="text1"/>
          </w:rPr>
          <w:t>,</w:t>
        </w:r>
      </w:ins>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commentRangeStart w:id="40"/>
      <w:r>
        <w:t xml:space="preserve"> </w:t>
      </w:r>
      <w:commentRangeEnd w:id="40"/>
      <w:r w:rsidR="003D1931">
        <w:rPr>
          <w:rStyle w:val="CommentReference"/>
        </w:rPr>
        <w:commentReference w:id="40"/>
      </w:r>
      <w:r>
        <w:t>are able to recall their skill better and faster, they are perceived as more intelligent. This</w:t>
      </w:r>
      <w:ins w:id="41" w:author="Erin Buchanan" w:date="2018-12-28T13:23:00Z">
        <w:r w:rsidR="008632DD">
          <w:t xml:space="preserve"> effect</w:t>
        </w:r>
      </w:ins>
      <w:r>
        <w:t xml:space="preserve"> has been demonstrated primarily with the skillsets of chess (Chase </w:t>
      </w:r>
      <w:ins w:id="42" w:author="Erin Buchanan" w:date="2018-12-28T13:23:00Z">
        <w:r w:rsidR="008632DD">
          <w:t xml:space="preserve">&amp; </w:t>
        </w:r>
      </w:ins>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ins w:id="43" w:author="Erin Buchanan" w:date="2018-12-28T13:23:00Z">
        <w:r w:rsidR="008632DD">
          <w:t>(</w:t>
        </w:r>
      </w:ins>
      <w:r>
        <w:t>1973</w:t>
      </w:r>
      <w:ins w:id="44" w:author="Erin Buchanan" w:date="2018-12-28T13:23:00Z">
        <w:r w:rsidR="008632DD">
          <w:t>)</w:t>
        </w:r>
      </w:ins>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commentRangeStart w:id="45"/>
      <w:commentRangeStart w:id="46"/>
      <w:commentRangeStart w:id="47"/>
      <w:commentRangeStart w:id="48"/>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w:t>
      </w:r>
      <w:commentRangeEnd w:id="45"/>
      <w:r w:rsidR="00E658B1">
        <w:rPr>
          <w:rStyle w:val="CommentReference"/>
        </w:rPr>
        <w:commentReference w:id="45"/>
      </w:r>
      <w:commentRangeEnd w:id="46"/>
      <w:r w:rsidR="00882BE1">
        <w:rPr>
          <w:rStyle w:val="CommentReference"/>
        </w:rPr>
        <w:commentReference w:id="46"/>
      </w:r>
      <w:commentRangeEnd w:id="47"/>
      <w:r w:rsidR="00B3050C">
        <w:rPr>
          <w:rStyle w:val="CommentReference"/>
        </w:rPr>
        <w:commentReference w:id="47"/>
      </w:r>
      <w:commentRangeEnd w:id="48"/>
      <w:r w:rsidR="00C35CCC">
        <w:rPr>
          <w:rStyle w:val="CommentReference"/>
        </w:rPr>
        <w:commentReference w:id="48"/>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 xml:space="preserve">than the other two groups of </w:t>
      </w:r>
      <w:commentRangeStart w:id="49"/>
      <w:commentRangeStart w:id="50"/>
      <w:r>
        <w:t>participants</w:t>
      </w:r>
      <w:commentRangeEnd w:id="49"/>
      <w:r w:rsidR="00515130">
        <w:rPr>
          <w:rStyle w:val="CommentReference"/>
        </w:rPr>
        <w:commentReference w:id="49"/>
      </w:r>
      <w:commentRangeEnd w:id="50"/>
      <w:r w:rsidR="00CA104D">
        <w:t xml:space="preserve">, </w:t>
      </w:r>
      <w:r w:rsidR="00223DAE">
        <w:rPr>
          <w:rStyle w:val="CommentReference"/>
        </w:rPr>
        <w:commentReference w:id="50"/>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4351C729" w:rsidR="00754BE9" w:rsidRDefault="00AE597B" w:rsidP="00AE597B">
      <w:pPr>
        <w:spacing w:line="480" w:lineRule="auto"/>
        <w:ind w:firstLine="720"/>
        <w:rPr>
          <w:ins w:id="51" w:author="Erin Buchanan" w:date="2018-12-28T13:28:00Z"/>
        </w:rPr>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Theses surface structures refer to objects, terms, or configurations of the problem presented. </w:t>
      </w:r>
    </w:p>
    <w:p w14:paraId="58A0E5BC" w14:textId="06098381" w:rsidR="00AB5AC2" w:rsidRDefault="00AE597B" w:rsidP="00C96FDA">
      <w:pPr>
        <w:spacing w:line="480" w:lineRule="auto"/>
        <w:ind w:firstLine="720"/>
      </w:pPr>
      <w:r>
        <w:t>In the second part of the study</w:t>
      </w:r>
      <w:ins w:id="52" w:author="Erin Buchanan" w:date="2018-12-28T13:28:00Z">
        <w:r w:rsidR="00754BE9">
          <w:t>,</w:t>
        </w:r>
      </w:ins>
      <w:r>
        <w:t xml:space="preserve"> the experts and novices were presented a new set of 20 physic problems. This part of the study also included an intermediate </w:t>
      </w:r>
      <w:commentRangeStart w:id="53"/>
      <w:commentRangeStart w:id="54"/>
      <w:commentRangeStart w:id="55"/>
      <w:commentRangeStart w:id="56"/>
      <w:r>
        <w:t>participant</w:t>
      </w:r>
      <w:commentRangeEnd w:id="53"/>
      <w:r w:rsidR="00D07D17">
        <w:rPr>
          <w:rStyle w:val="CommentReference"/>
        </w:rPr>
        <w:commentReference w:id="53"/>
      </w:r>
      <w:commentRangeEnd w:id="54"/>
      <w:r w:rsidR="00223DAE">
        <w:rPr>
          <w:rStyle w:val="CommentReference"/>
        </w:rPr>
        <w:commentReference w:id="54"/>
      </w:r>
      <w:commentRangeEnd w:id="55"/>
      <w:r w:rsidR="00E658B1">
        <w:rPr>
          <w:rStyle w:val="CommentReference"/>
        </w:rPr>
        <w:commentReference w:id="55"/>
      </w:r>
      <w:commentRangeEnd w:id="56"/>
      <w:r w:rsidR="00645FF3">
        <w:rPr>
          <w:rStyle w:val="CommentReference"/>
        </w:rPr>
        <w:commentReference w:id="56"/>
      </w:r>
      <w:r>
        <w:t xml:space="preserve"> who was a fourth-year physics major. These problems were created to include both physic laws and surface features combined to see how the participants would categorize them. The results were replicated from the previous study by the expert and the novice participant</w:t>
      </w:r>
      <w:ins w:id="57" w:author="Erin Buchanan" w:date="2018-12-28T13:29:00Z">
        <w:r w:rsidR="007D1E8B">
          <w:t>s</w:t>
        </w:r>
      </w:ins>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3DFE8940" w14:textId="799E4B37" w:rsidR="000E41BC" w:rsidRPr="000B35F5" w:rsidDel="00DC395E" w:rsidRDefault="000E41BC">
      <w:pPr>
        <w:spacing w:line="480" w:lineRule="auto"/>
        <w:ind w:firstLine="720"/>
        <w:rPr>
          <w:del w:id="58" w:author="Wikowsky, Addie J" w:date="2019-03-02T22:11:00Z"/>
        </w:rPr>
      </w:pPr>
      <w:r>
        <w:t xml:space="preserve">With </w:t>
      </w:r>
      <w:r w:rsidR="00C00078">
        <w:t xml:space="preserve">these three constructs combined, </w:t>
      </w:r>
      <w:r w:rsidR="004D0D20">
        <w:t xml:space="preserve">WM, </w:t>
      </w:r>
      <w:commentRangeStart w:id="59"/>
      <w:commentRangeStart w:id="60"/>
      <w:r w:rsidR="004D0D20" w:rsidRPr="004D0D20">
        <w:rPr>
          <w:i/>
        </w:rPr>
        <w:t>gF</w:t>
      </w:r>
      <w:commentRangeEnd w:id="59"/>
      <w:r w:rsidR="00D444AF">
        <w:rPr>
          <w:rStyle w:val="CommentReference"/>
        </w:rPr>
        <w:commentReference w:id="59"/>
      </w:r>
      <w:commentRangeEnd w:id="60"/>
      <w:r w:rsidR="006E3389">
        <w:rPr>
          <w:rStyle w:val="CommentReference"/>
        </w:rPr>
        <w:commentReference w:id="60"/>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del w:id="61" w:author="Wikowsky, Addie J" w:date="2019-03-02T20:00:00Z">
        <w:r w:rsidR="00AE2BE5" w:rsidRPr="000E41BC" w:rsidDel="000E41BC">
          <w:delText xml:space="preserve">WM is said to be linked to </w:delText>
        </w:r>
        <w:r w:rsidR="00AE2BE5" w:rsidRPr="000E41BC" w:rsidDel="000E41BC">
          <w:rPr>
            <w:i/>
          </w:rPr>
          <w:delText>gF</w:delText>
        </w:r>
        <w:r w:rsidR="00AE2BE5" w:rsidRPr="000E41BC" w:rsidDel="000E41BC">
          <w:delText xml:space="preserve"> by both constructs sharing a need from your secondary memory (</w:delText>
        </w:r>
        <w:r w:rsidRPr="000E41BC" w:rsidDel="000E41BC">
          <w:delText>Unsworth and Engle</w:delText>
        </w:r>
        <w:r w:rsidR="00AE2BE5" w:rsidRPr="000E41BC" w:rsidDel="000E41BC">
          <w:delText>, 20</w:delText>
        </w:r>
        <w:r w:rsidRPr="000E41BC" w:rsidDel="000E41BC">
          <w:delText>06</w:delText>
        </w:r>
        <w:r w:rsidR="00AE2BE5" w:rsidRPr="000E41BC" w:rsidDel="000E41BC">
          <w:delText xml:space="preserve">). </w:delText>
        </w:r>
      </w:del>
      <w:r w:rsidR="00AE2BE5" w:rsidRPr="000E41BC">
        <w:t>Shelton</w:t>
      </w:r>
      <w:r w:rsidR="00AE2BE5">
        <w:t xml:space="preserve"> et </w:t>
      </w:r>
      <w:commentRangeStart w:id="62"/>
      <w:r w:rsidR="00AE2BE5">
        <w:lastRenderedPageBreak/>
        <w:t>al</w:t>
      </w:r>
      <w:commentRangeEnd w:id="62"/>
      <w:r w:rsidR="00753F27">
        <w:rPr>
          <w:rStyle w:val="CommentReference"/>
        </w:rPr>
        <w:commentReference w:id="62"/>
      </w:r>
      <w:r w:rsidR="00AE2BE5">
        <w:t xml:space="preserve">.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del w:id="63" w:author="Wikowsky, Addie J" w:date="2019-03-08T20:17:00Z">
        <w:r w:rsidDel="00E97A75">
          <w:delText xml:space="preserve">. </w:delText>
        </w:r>
        <w:commentRangeStart w:id="64"/>
        <w:r w:rsidDel="00E97A75">
          <w:delText>They used the digit symbol and symbol search subtests from the WAIS-III for processing speed. The primary memory</w:delText>
        </w:r>
        <w:r w:rsidRPr="000E41BC" w:rsidDel="00E97A75">
          <w:delText xml:space="preserve"> </w:delText>
        </w:r>
        <w:r w:rsidDel="00E97A75">
          <w:delText>N-back for primary memory. The Story Recall, Verbal Paired Associates I, Family Pictures I from the WMS-III for secondary memory. The automated OSPAN, listening span, and working memory N-back for working memory</w:delText>
        </w:r>
      </w:del>
      <w:r>
        <w:t xml:space="preserve">. </w:t>
      </w:r>
      <w:commentRangeEnd w:id="64"/>
      <w:r w:rsidR="00786281">
        <w:rPr>
          <w:rStyle w:val="CommentReference"/>
        </w:rPr>
        <w:commentReference w:id="64"/>
      </w:r>
      <w:del w:id="65" w:author="Wikowsky, Addie J" w:date="2019-03-08T20:17:00Z">
        <w:r w:rsidDel="00E97A75">
          <w:delText xml:space="preserve">Finally, the AMP, and the block design and matrix reasoning from the WAIS-III, for </w:delText>
        </w:r>
        <w:r w:rsidDel="00E97A75">
          <w:rPr>
            <w:i/>
          </w:rPr>
          <w:delText>gF</w:delText>
        </w:r>
        <w:r w:rsidDel="00E97A75">
          <w:delText xml:space="preserve">. </w:delText>
        </w:r>
      </w:del>
      <w:r>
        <w:t xml:space="preserve">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7D6724C8" w14:textId="6AC31D4D" w:rsidR="00A74C41" w:rsidRDefault="00AB5AC2" w:rsidP="00DC395E">
      <w:pPr>
        <w:spacing w:line="480" w:lineRule="auto"/>
        <w:ind w:firstLine="720"/>
      </w:pPr>
      <w:del w:id="66" w:author="Wikowsky, Addie J" w:date="2019-03-02T22:11:00Z">
        <w:r w:rsidDel="00DC395E">
          <w:delText xml:space="preserve">Fukuda, Voegl, Mayr, </w:delText>
        </w:r>
        <w:r w:rsidR="007021C3" w:rsidDel="00DC395E">
          <w:delText>and</w:delText>
        </w:r>
        <w:r w:rsidDel="00DC395E">
          <w:delText xml:space="preserve"> Awh (2010) argue that the link between WM and </w:delText>
        </w:r>
        <w:r w:rsidDel="00DC395E">
          <w:rPr>
            <w:i/>
          </w:rPr>
          <w:delText xml:space="preserve">gF </w:delText>
        </w:r>
        <w:r w:rsidDel="00DC395E">
          <w:delText xml:space="preserve">is also a way to understand </w:delText>
        </w:r>
        <w:r w:rsidR="00A74C41" w:rsidDel="00DC395E">
          <w:delText>any basic understanding of overall general intelligence (</w:delText>
        </w:r>
        <w:r w:rsidR="00A74C41" w:rsidDel="00DC395E">
          <w:rPr>
            <w:i/>
          </w:rPr>
          <w:delText>g</w:delText>
        </w:r>
        <w:r w:rsidR="00A74C41" w:rsidDel="00DC395E">
          <w:delText xml:space="preserve">). </w:delText>
        </w:r>
      </w:del>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 xml:space="preserve">were used as a control for the EEG data </w:t>
      </w:r>
      <w:commentRangeStart w:id="67"/>
      <w:commentRangeStart w:id="68"/>
      <w:commentRangeStart w:id="69"/>
      <w:r w:rsidR="00EA065E">
        <w:t>collected</w:t>
      </w:r>
      <w:commentRangeEnd w:id="67"/>
      <w:r w:rsidR="00E53146">
        <w:rPr>
          <w:rStyle w:val="CommentReference"/>
        </w:rPr>
        <w:commentReference w:id="67"/>
      </w:r>
      <w:commentRangeEnd w:id="68"/>
      <w:r w:rsidR="009520B2">
        <w:rPr>
          <w:rStyle w:val="CommentReference"/>
        </w:rPr>
        <w:commentReference w:id="68"/>
      </w:r>
      <w:commentRangeEnd w:id="69"/>
      <w:r w:rsidR="00396FFB">
        <w:rPr>
          <w:rStyle w:val="CommentReference"/>
        </w:rPr>
        <w:commentReference w:id="69"/>
      </w:r>
      <w:r w:rsidR="00EA065E">
        <w:t>. The participant</w:t>
      </w:r>
      <w:ins w:id="70" w:author="Erin Buchanan" w:date="2019-03-05T12:14:00Z">
        <w:r w:rsidR="00720C76">
          <w:t>s</w:t>
        </w:r>
      </w:ins>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71"/>
      <w:commentRangeEnd w:id="71"/>
      <w:r w:rsidR="007021C3">
        <w:rPr>
          <w:rStyle w:val="CommentReference"/>
        </w:rPr>
        <w:commentReference w:id="71"/>
      </w:r>
      <w:commentRangeStart w:id="72"/>
      <w:commentRangeEnd w:id="72"/>
      <w:r w:rsidR="006E3389">
        <w:rPr>
          <w:rStyle w:val="CommentReference"/>
        </w:rPr>
        <w:commentReference w:id="72"/>
      </w:r>
      <w:r w:rsidR="004D0D20">
        <w:t xml:space="preserve">that those who were an expert at the task (chess in this study), could make up for </w:t>
      </w:r>
      <w:r w:rsidR="009520B2">
        <w:t xml:space="preserve">a </w:t>
      </w:r>
      <w:r w:rsidR="003A6290">
        <w:t>lower measured</w:t>
      </w:r>
      <w:r w:rsidR="004D0D20">
        <w:t xml:space="preserve"> </w:t>
      </w:r>
      <w:commentRangeStart w:id="73"/>
      <w:commentRangeStart w:id="74"/>
      <w:r w:rsidR="004D0D20">
        <w:t>intelligence</w:t>
      </w:r>
      <w:commentRangeEnd w:id="73"/>
      <w:r w:rsidR="00720C76">
        <w:rPr>
          <w:rStyle w:val="CommentReference"/>
        </w:rPr>
        <w:commentReference w:id="73"/>
      </w:r>
      <w:commentRangeEnd w:id="74"/>
      <w:r w:rsidR="009520B2">
        <w:rPr>
          <w:rStyle w:val="CommentReference"/>
        </w:rPr>
        <w:commentReference w:id="74"/>
      </w:r>
      <w:r w:rsidR="009520B2">
        <w:t xml:space="preserve"> in other circumstances</w:t>
      </w:r>
      <w:r w:rsidR="004D0D20">
        <w:t xml:space="preserve">. </w:t>
      </w:r>
    </w:p>
    <w:p w14:paraId="52960B58" w14:textId="76AA2A38" w:rsidR="00DA589B" w:rsidRDefault="004D0D20" w:rsidP="00DA589B">
      <w:pPr>
        <w:spacing w:line="480" w:lineRule="auto"/>
        <w:ind w:firstLine="720"/>
      </w:pPr>
      <w:commentRangeStart w:id="75"/>
      <w:commentRangeStart w:id="76"/>
      <w:del w:id="77" w:author="Wikowsky, Addie J" w:date="2019-02-25T00:28:00Z">
        <w:r w:rsidDel="00DA63FF">
          <w:delText xml:space="preserve">While Guida, Gobet, Tardieu, and Nicolas (2012) </w:delText>
        </w:r>
        <w:r w:rsidR="008945D3" w:rsidDel="00DA63FF">
          <w:delText xml:space="preserve">noted that by using template theory (TT) with long-term working memory (LT-WMT), when an expert, the experts LTM is used as WM which would make that individuals memory storage and processing have higher processing. </w:delText>
        </w:r>
      </w:del>
      <w:commentRangeEnd w:id="75"/>
      <w:r w:rsidR="0029603F">
        <w:rPr>
          <w:rStyle w:val="CommentReference"/>
        </w:rPr>
        <w:commentReference w:id="75"/>
      </w:r>
      <w:r w:rsidR="008945D3">
        <w:t>T</w:t>
      </w:r>
      <w:r w:rsidR="00EA065E">
        <w:t>emplate</w:t>
      </w:r>
      <w:commentRangeEnd w:id="76"/>
      <w:r w:rsidR="00486C6A">
        <w:rPr>
          <w:rStyle w:val="CommentReference"/>
        </w:rPr>
        <w:commentReference w:id="76"/>
      </w:r>
      <w:r w:rsidR="00EA065E">
        <w:t xml:space="preserve"> </w:t>
      </w:r>
      <w:r w:rsidR="008945D3">
        <w:t>T</w:t>
      </w:r>
      <w:r w:rsidR="00EA065E">
        <w:t>heory</w:t>
      </w:r>
      <w:r w:rsidR="008945D3">
        <w:t xml:space="preserve"> </w:t>
      </w:r>
      <w:r w:rsidR="008945D3" w:rsidRPr="008945D3">
        <w:t>(</w:t>
      </w:r>
      <w:proofErr w:type="spellStart"/>
      <w:r w:rsidR="008945D3" w:rsidRPr="008945D3">
        <w:t>Gobet</w:t>
      </w:r>
      <w:proofErr w:type="spellEnd"/>
      <w:r w:rsidR="008945D3" w:rsidRPr="008945D3">
        <w:t xml:space="preserve"> &amp; Simon, 1996</w:t>
      </w:r>
      <w:r w:rsidR="008945D3">
        <w:t xml:space="preserve">) uses the idea of templates, or patterns, which you (as a person or participant) can fill in different information at hand to complete problems (such as chess).  These templates can also be chunks. LT-WMT (Ericsson &amp; </w:t>
      </w:r>
      <w:proofErr w:type="spellStart"/>
      <w:r w:rsidR="008945D3">
        <w:t>Kintsch</w:t>
      </w:r>
      <w:proofErr w:type="spellEnd"/>
      <w:r w:rsidR="008945D3">
        <w:t>, 1995) is described as the association of information that has been encoded and the retrieval cues in LTM. For chess</w:t>
      </w:r>
      <w:ins w:id="78" w:author="Erin Buchanan" w:date="2019-03-05T12:15:00Z">
        <w:r w:rsidR="00486C6A">
          <w:t>,</w:t>
        </w:r>
      </w:ins>
      <w:r w:rsidR="008945D3">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77777777" w:rsidR="006E3389"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w:t>
      </w:r>
      <w:commentRangeStart w:id="79"/>
      <w:r>
        <w:t>evaluating</w:t>
      </w:r>
      <w:commentRangeEnd w:id="79"/>
      <w:r w:rsidR="009520B2">
        <w:rPr>
          <w:rStyle w:val="CommentReference"/>
        </w:rPr>
        <w:commentReference w:id="79"/>
      </w:r>
      <w:r>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80"/>
      <w:r w:rsidR="001B43AC">
        <w:t xml:space="preserve">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80"/>
      <w:r w:rsidR="001B43AC">
        <w:rPr>
          <w:rStyle w:val="CommentReference"/>
        </w:rPr>
        <w:commentReference w:id="80"/>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ins w:id="81" w:author="Erin Buchanan" w:date="2019-03-14T19:17:00Z">
        <w:r>
          <w:rPr>
            <w:b/>
          </w:rPr>
          <w:t>Materials</w:t>
        </w:r>
      </w:ins>
      <w:ins w:id="82" w:author="Erin Buchanan" w:date="2019-03-19T13:45:00Z">
        <w:r w:rsidR="00AC1489">
          <w:rPr>
            <w:b/>
          </w:rPr>
          <w:t xml:space="preserve"> and Procedure</w:t>
        </w:r>
      </w:ins>
    </w:p>
    <w:p w14:paraId="6D825A16" w14:textId="6AD8F5B2" w:rsidR="001B43AC" w:rsidRDefault="001B43AC" w:rsidP="001B43AC">
      <w:pPr>
        <w:spacing w:line="480" w:lineRule="auto"/>
      </w:pPr>
      <w:r>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1384017B" w14:textId="5C623357" w:rsidR="003046FD" w:rsidDel="00E511CD" w:rsidRDefault="001B43AC" w:rsidP="001B43AC">
      <w:pPr>
        <w:spacing w:line="480" w:lineRule="auto"/>
        <w:rPr>
          <w:ins w:id="83" w:author="Erin Buchanan" w:date="2019-03-19T12:45:00Z"/>
          <w:del w:id="84" w:author="Wikowsky, Addie J" w:date="2019-03-20T19:11:00Z"/>
        </w:rPr>
      </w:pPr>
      <w:r>
        <w:rPr>
          <w:i/>
        </w:rPr>
        <w:t>Automated Operation Span (</w:t>
      </w:r>
      <w:r w:rsidR="00EA704F">
        <w:rPr>
          <w:i/>
        </w:rPr>
        <w:t>A</w:t>
      </w:r>
      <w:r>
        <w:rPr>
          <w:i/>
        </w:rPr>
        <w:t>OSPAN).</w:t>
      </w:r>
      <w:r w:rsidR="00D50D3B">
        <w:t xml:space="preserve"> </w:t>
      </w:r>
      <w:commentRangeStart w:id="85"/>
      <w:commentRangeStart w:id="86"/>
      <w:r w:rsidR="00D50D3B">
        <w:t xml:space="preserve">The </w:t>
      </w:r>
      <w:r w:rsidR="00725B80">
        <w:t>A</w:t>
      </w:r>
      <w:r w:rsidR="00D50D3B">
        <w:t>OSPAN was accessed through a Missouri State University domain.</w:t>
      </w:r>
      <w:commentRangeEnd w:id="85"/>
      <w:r w:rsidR="00CA0FBD">
        <w:rPr>
          <w:rStyle w:val="CommentReference"/>
        </w:rPr>
        <w:commentReference w:id="85"/>
      </w:r>
      <w:commentRangeEnd w:id="86"/>
      <w:r w:rsidR="008870E8">
        <w:rPr>
          <w:rStyle w:val="CommentReference"/>
        </w:rPr>
        <w:commentReference w:id="86"/>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w:t>
      </w:r>
      <w:proofErr w:type="gramStart"/>
      <w:r w:rsidR="008F7CA0">
        <w:t>letter</w:t>
      </w:r>
      <w:proofErr w:type="gramEnd"/>
      <w:r w:rsidR="008F7CA0">
        <w:t xml:space="preserve"> </w:t>
      </w:r>
      <w:r w:rsidR="00F4093B">
        <w:lastRenderedPageBreak/>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ins w:id="87" w:author="Erin Buchanan" w:date="2019-03-19T12:43:00Z">
        <w:r w:rsidR="004158CD">
          <w:t>,</w:t>
        </w:r>
      </w:ins>
      <w:r w:rsidR="008F7CA0">
        <w:t xml:space="preserve"> they are shown black bold letters and told to remember the order in which they appear. For the math practice</w:t>
      </w:r>
      <w:ins w:id="88" w:author="Erin Buchanan" w:date="2019-03-19T12:43:00Z">
        <w:r w:rsidR="004158CD">
          <w:t>,</w:t>
        </w:r>
      </w:ins>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ins w:id="89" w:author="Erin Buchanan" w:date="2019-03-19T12:43:00Z">
        <w:r w:rsidR="005B14F8">
          <w:t>,</w:t>
        </w:r>
      </w:ins>
      <w:r w:rsidR="00F4093B">
        <w:t xml:space="preserve"> the participant then is prompted with the OSPAN instructions where they are told after they make their decision about whether the math operations answer is true or false, and that they must try to remember the letter that follows. </w:t>
      </w:r>
    </w:p>
    <w:p w14:paraId="079976CB" w14:textId="61B455E9" w:rsidR="001B43AC" w:rsidDel="00090527" w:rsidRDefault="00F4093B">
      <w:pPr>
        <w:spacing w:line="480" w:lineRule="auto"/>
        <w:ind w:firstLine="720"/>
        <w:rPr>
          <w:del w:id="90" w:author="Wikowsky, Addie J" w:date="2019-03-19T23:46:00Z"/>
        </w:rPr>
      </w:pPr>
      <w:commentRangeStart w:id="91"/>
      <w:r>
        <w:t xml:space="preserve">The </w:t>
      </w:r>
      <w:commentRangeEnd w:id="91"/>
      <w:r w:rsidR="00E511CD">
        <w:rPr>
          <w:rStyle w:val="CommentReference"/>
        </w:rPr>
        <w:commentReference w:id="91"/>
      </w:r>
      <w:r>
        <w:t>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ins w:id="92" w:author="Wikowsky, Addie J" w:date="2019-03-18T13:52:00Z">
        <w:r w:rsidR="003A4769">
          <w:t xml:space="preserve"> </w:t>
        </w:r>
      </w:ins>
      <w:r w:rsidR="005B14F8">
        <w:t>Participants are scored by the number of letters they correctly recall</w:t>
      </w:r>
      <w:r w:rsidR="00293C43">
        <w:t xml:space="preserve">, and scores can range from 0 to 75. </w:t>
      </w:r>
      <w:r w:rsidR="003046FD">
        <w:t xml:space="preserve">Participants who do not score about 85% will be not used in the study. </w:t>
      </w:r>
    </w:p>
    <w:p w14:paraId="2D77E998" w14:textId="77777777" w:rsidR="00090527" w:rsidDel="00A70983" w:rsidRDefault="00090527">
      <w:pPr>
        <w:spacing w:line="480" w:lineRule="auto"/>
        <w:ind w:firstLine="720"/>
        <w:rPr>
          <w:del w:id="93" w:author="Wikowsky, Addie J" w:date="2019-03-19T23:47:00Z"/>
        </w:rPr>
      </w:pPr>
    </w:p>
    <w:p w14:paraId="71D3D547" w14:textId="66A9F5C8" w:rsidR="00090527" w:rsidRDefault="00090527">
      <w:pPr>
        <w:spacing w:line="480" w:lineRule="auto"/>
        <w:pPrChange w:id="94" w:author="Wikowsky, Addie J" w:date="2019-03-19T23:47:00Z">
          <w:pPr>
            <w:spacing w:line="480" w:lineRule="auto"/>
            <w:ind w:firstLine="720"/>
          </w:pPr>
        </w:pPrChange>
      </w:pPr>
    </w:p>
    <w:p w14:paraId="2146F690" w14:textId="20E02B9B" w:rsidR="00090527" w:rsidRPr="00A70983" w:rsidRDefault="00A70983">
      <w:pPr>
        <w:spacing w:line="480" w:lineRule="auto"/>
        <w:pPrChange w:id="95" w:author="Wikowsky, Addie J" w:date="2019-03-19T23:48:00Z">
          <w:pPr>
            <w:spacing w:line="480" w:lineRule="auto"/>
            <w:ind w:firstLine="720"/>
          </w:pPr>
        </w:pPrChange>
      </w:pPr>
      <w:proofErr w:type="gramStart"/>
      <w:r>
        <w:rPr>
          <w:i/>
        </w:rPr>
        <w:t>Figure</w:t>
      </w:r>
      <w:r>
        <w:t xml:space="preserve"> .</w:t>
      </w:r>
      <w:proofErr w:type="gramEnd"/>
      <w:r>
        <w:t xml:space="preserve"> This screen demonstrates where the participant would order the letters from the recall after the math problem has been answered.</w:t>
      </w:r>
    </w:p>
    <w:p w14:paraId="7DE33F09" w14:textId="54AC6729" w:rsidR="00563CB5" w:rsidRPr="000902D5" w:rsidRDefault="00563CB5">
      <w:pPr>
        <w:spacing w:line="480" w:lineRule="auto"/>
        <w:ind w:firstLine="720"/>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roofErr w:type="gramStart"/>
      <w:r w:rsidR="000902D5">
        <w:rPr>
          <w:i/>
        </w:rPr>
        <w:t>Figure .</w:t>
      </w:r>
      <w:proofErr w:type="gramEnd"/>
      <w:r w:rsidR="000902D5">
        <w:t xml:space="preserve"> This screen shows an example of the math operations presented to the participant.</w:t>
      </w:r>
    </w:p>
    <w:p w14:paraId="57BB6C58" w14:textId="6A3B6D15" w:rsidR="00563CB5" w:rsidRPr="00D50D3B" w:rsidRDefault="00B11384">
      <w:pPr>
        <w:spacing w:line="480" w:lineRule="auto"/>
        <w:ind w:firstLine="720"/>
        <w:pPrChange w:id="96" w:author="Erin Buchanan" w:date="2019-03-19T12:45:00Z">
          <w:pPr>
            <w:spacing w:line="480" w:lineRule="auto"/>
          </w:pPr>
        </w:pPrChange>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w:t>
      </w:r>
      <w:commentRangeStart w:id="97"/>
      <w:commentRangeStart w:id="98"/>
      <w:r w:rsidR="00D50D3B">
        <w:t xml:space="preserve">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complete the pattern by choosing one the </w:t>
      </w:r>
      <w:r w:rsidR="00F120B3">
        <w:t xml:space="preserve">eight patterns below the image that best fits the original </w:t>
      </w:r>
      <w:r w:rsidR="00F120B3">
        <w:lastRenderedPageBreak/>
        <w:t>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commentRangeEnd w:id="97"/>
      <w:r w:rsidR="008B2882">
        <w:rPr>
          <w:rStyle w:val="CommentReference"/>
        </w:rPr>
        <w:commentReference w:id="97"/>
      </w:r>
      <w:commentRangeEnd w:id="98"/>
      <w:r w:rsidR="0073396E">
        <w:t xml:space="preserve">Scores can range from 0 to 36. </w:t>
      </w:r>
      <w:r w:rsidR="00F120B3">
        <w:rPr>
          <w:rStyle w:val="CommentReference"/>
        </w:rPr>
        <w:commentReference w:id="98"/>
      </w:r>
    </w:p>
    <w:p w14:paraId="59E9D146" w14:textId="74FE84EF" w:rsidR="00F120B3" w:rsidRPr="00F120B3" w:rsidRDefault="00F120B3" w:rsidP="001B43AC">
      <w:pPr>
        <w:spacing w:line="480" w:lineRule="auto"/>
      </w:pPr>
      <w:proofErr w:type="gramStart"/>
      <w:r>
        <w:rPr>
          <w:i/>
        </w:rPr>
        <w:t>Figure .</w:t>
      </w:r>
      <w:proofErr w:type="gramEnd"/>
      <w:r>
        <w:t xml:space="preserve"> This is the practice problem included in the instructions for the APM</w:t>
      </w:r>
    </w:p>
    <w:p w14:paraId="1C3865A8" w14:textId="44570865" w:rsidR="00F120B3" w:rsidRDefault="00F120B3" w:rsidP="001B43AC">
      <w:pPr>
        <w:spacing w:line="480" w:lineRule="auto"/>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600F7015"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commentRangeStart w:id="99"/>
      <w:r w:rsidR="003A4769">
        <w:t>experience</w:t>
      </w:r>
      <w:commentRangeEnd w:id="99"/>
      <w:r w:rsidR="0073396E">
        <w:rPr>
          <w:rStyle w:val="CommentReference"/>
        </w:rPr>
        <w:commentReference w:id="99"/>
      </w:r>
      <w:r w:rsidR="003A4769">
        <w:t xml:space="preserve">. </w:t>
      </w:r>
      <w:r w:rsidR="00E511CD">
        <w:t xml:space="preserve">For this we used and online typing task </w:t>
      </w:r>
      <w:commentRangeStart w:id="100"/>
      <w:r w:rsidR="00E511CD">
        <w:t>(</w:t>
      </w:r>
      <w:hyperlink r:id="rId11" w:history="1">
        <w:r w:rsidR="00E511CD" w:rsidRPr="00F36860">
          <w:rPr>
            <w:rStyle w:val="Hyperlink"/>
          </w:rPr>
          <w:t>www.TypingTest.com</w:t>
        </w:r>
      </w:hyperlink>
      <w:commentRangeEnd w:id="100"/>
      <w:r w:rsidR="00F36860">
        <w:rPr>
          <w:rStyle w:val="CommentReference"/>
        </w:rPr>
        <w:commentReference w:id="100"/>
      </w:r>
      <w:r w:rsidR="00E511CD">
        <w:t xml:space="preserve">). </w:t>
      </w:r>
      <w:r w:rsidR="00F36860">
        <w:t xml:space="preserve">The participant completed a 1-minute typing test with the theme being “Rules of Baseball.” The participants had one minute to type as quickly and accurately as possible. Figure X demonstrates the prompt participants had to </w:t>
      </w:r>
      <w:r w:rsidR="00F36860">
        <w:lastRenderedPageBreak/>
        <w:t>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2B6ADA3F" w14:textId="3C26C283" w:rsidR="001B43AC" w:rsidRDefault="00F36860" w:rsidP="001B43AC">
      <w:pPr>
        <w:spacing w:line="480" w:lineRule="auto"/>
      </w:pPr>
      <w:proofErr w:type="gramStart"/>
      <w:r>
        <w:rPr>
          <w:i/>
        </w:rPr>
        <w:t>Figure .</w:t>
      </w:r>
      <w:proofErr w:type="gramEnd"/>
      <w:r>
        <w:rPr>
          <w:i/>
        </w:rPr>
        <w:t xml:space="preserve"> </w:t>
      </w:r>
      <w:r>
        <w:t xml:space="preserve">This figure is the prompt all participants had to type verbatim. </w:t>
      </w: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137F889C" w14:textId="5AFA7AD3" w:rsidR="00F36860" w:rsidRPr="00F36860" w:rsidRDefault="00F36860" w:rsidP="001B43AC">
      <w:pPr>
        <w:spacing w:line="480" w:lineRule="auto"/>
      </w:pPr>
      <w:proofErr w:type="gramStart"/>
      <w:r>
        <w:rPr>
          <w:i/>
        </w:rPr>
        <w:lastRenderedPageBreak/>
        <w:t>Figure .</w:t>
      </w:r>
      <w:proofErr w:type="gramEnd"/>
      <w:r>
        <w:t xml:space="preserve"> This figure shows the participants typing speed, errors, and adjusted speed. </w:t>
      </w:r>
      <w:r>
        <w:rPr>
          <w:noProof/>
        </w:rPr>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4AA95228"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w:t>
      </w:r>
      <w:commentRangeStart w:id="101"/>
      <w:r>
        <w:t>typing</w:t>
      </w:r>
      <w:commentRangeEnd w:id="101"/>
      <w:r w:rsidR="009A4126">
        <w:rPr>
          <w:rStyle w:val="CommentReference"/>
        </w:rPr>
        <w:commentReference w:id="101"/>
      </w:r>
      <w:r>
        <w:t xml:space="preserve">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w:t>
      </w:r>
      <w:r w:rsidR="00105BC3">
        <w:lastRenderedPageBreak/>
        <w:t xml:space="preserve">that </w:t>
      </w:r>
      <w:r w:rsidR="0079763A">
        <w:t xml:space="preserve">represents </w:t>
      </w:r>
      <w:r w:rsidR="00105BC3">
        <w:t>which section of that language they should take</w:t>
      </w:r>
      <w:r w:rsidR="0079763A">
        <w:t xml:space="preserve"> (i.e., 101, 102, 201, 202 representing the </w:t>
      </w:r>
      <w:proofErr w:type="gramStart"/>
      <w:r w:rsidR="0079763A">
        <w:t>four course</w:t>
      </w:r>
      <w:proofErr w:type="gramEnd"/>
      <w:r w:rsidR="0079763A">
        <w:t xml:space="preserve"> sequence of foreign language requirement)</w:t>
      </w:r>
      <w:r w:rsidR="00105BC3">
        <w:t xml:space="preserve">.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proofErr w:type="gramStart"/>
      <w:r>
        <w:rPr>
          <w:i/>
        </w:rPr>
        <w:t>Figure</w:t>
      </w:r>
      <w:ins w:id="102" w:author="Wikowsky, Addie J" w:date="2019-03-20T00:05:00Z">
        <w:r w:rsidR="000902D5">
          <w:rPr>
            <w:i/>
          </w:rPr>
          <w:t xml:space="preserve"> </w:t>
        </w:r>
      </w:ins>
      <w:r>
        <w:rPr>
          <w:i/>
        </w:rPr>
        <w:t>.</w:t>
      </w:r>
      <w:proofErr w:type="gramEnd"/>
      <w:r>
        <w:t xml:space="preserve"> Example of a reading comprehension question in French.</w:t>
      </w:r>
    </w:p>
    <w:p w14:paraId="1C2B27A9" w14:textId="5CC19721" w:rsidR="00254BDA" w:rsidRDefault="00254BDA" w:rsidP="001B43AC">
      <w:pPr>
        <w:spacing w:line="480" w:lineRule="auto"/>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1B43AC">
      <w:pPr>
        <w:spacing w:line="480" w:lineRule="auto"/>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1B43AC">
      <w:pPr>
        <w:spacing w:line="480" w:lineRule="auto"/>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1B43AC">
      <w:pPr>
        <w:spacing w:line="480" w:lineRule="auto"/>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commentRangeStart w:id="103"/>
      <w:r w:rsidR="005F403B">
        <w:rPr>
          <w:b/>
        </w:rPr>
        <w:t>Results</w:t>
      </w:r>
      <w:commentRangeEnd w:id="103"/>
      <w:r w:rsidR="00601157">
        <w:rPr>
          <w:rStyle w:val="CommentReference"/>
        </w:rPr>
        <w:commentReference w:id="103"/>
      </w:r>
    </w:p>
    <w:p w14:paraId="0F53540A" w14:textId="173FC1DB" w:rsidR="00E057B4" w:rsidRPr="00A74C41" w:rsidRDefault="000902D5" w:rsidP="00B30B53">
      <w:pPr>
        <w:spacing w:line="480" w:lineRule="auto"/>
      </w:pPr>
      <w:commentRangeStart w:id="104"/>
      <w:r w:rsidRPr="000902D5">
        <w:t xml:space="preserve">Expertise </w:t>
      </w:r>
      <w:commentRangeEnd w:id="104"/>
      <w:r>
        <w:rPr>
          <w:rStyle w:val="CommentReference"/>
        </w:rPr>
        <w:commentReference w:id="104"/>
      </w:r>
      <w:r w:rsidRPr="000902D5">
        <w:t xml:space="preserve">and working memory studies have been done on various </w:t>
      </w:r>
      <w:r w:rsidR="00B30B53">
        <w:t>topics</w:t>
      </w:r>
      <w:r w:rsidRPr="000902D5">
        <w:t xml:space="preserve">. Very few </w:t>
      </w:r>
      <w:proofErr w:type="gramStart"/>
      <w:r w:rsidRPr="000902D5">
        <w:t>studies</w:t>
      </w:r>
      <w:proofErr w:type="gramEnd"/>
      <w:r w:rsidR="00B30B53">
        <w:t xml:space="preserve"> however, </w:t>
      </w:r>
      <w:r w:rsidRPr="000902D5">
        <w:t xml:space="preserve">include fluid intelligence and how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was that t</w:t>
      </w:r>
      <w:commentRangeStart w:id="105"/>
      <w:r w:rsidRPr="000902D5">
        <w:t xml:space="preserve">hose </w:t>
      </w:r>
      <w:commentRangeEnd w:id="105"/>
      <w:r>
        <w:rPr>
          <w:rStyle w:val="CommentReference"/>
        </w:rPr>
        <w:commentReference w:id="105"/>
      </w:r>
      <w:r w:rsidRPr="000902D5">
        <w:t xml:space="preserve">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B30B53">
        <w:t>The way this was tested was by having participants come into the lab and take the AOSPAN, APM, a typing task, and a foreign language placement exam. Those in the control portion of the experiment did not take the foreign language placement exam. We looked at the correlation coefficients to compare th</w:t>
      </w:r>
      <w:bookmarkStart w:id="106" w:name="_GoBack"/>
      <w:bookmarkEnd w:id="106"/>
      <w:r w:rsidR="00B30B53">
        <w:t xml:space="preserve">e two groups (those with expertise in a foreign language and those without. </w:t>
      </w:r>
      <w:r w:rsidR="00E057B4">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ins w:id="107" w:author="Wikowsky, Addie J" w:date="2019-03-12T01:50:00Z">
        <w:r>
          <w:t xml:space="preserve"> </w:t>
        </w:r>
      </w:ins>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rPr>
          <w:ins w:id="108" w:author="Wikowsky, Addie J" w:date="2019-02-16T05:30:00Z"/>
        </w:rPr>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rPr>
          <w:ins w:id="109" w:author="Wikowsky, Addie J" w:date="2019-02-25T01:17:00Z"/>
        </w:rPr>
      </w:pPr>
      <w:ins w:id="110" w:author="Wikowsky, Addie J" w:date="2019-02-25T01:17:00Z">
        <w:r>
          <w:fldChar w:fldCharType="begin"/>
        </w:r>
        <w:r>
          <w:instrText xml:space="preserve"> HYPERLINK "</w:instrText>
        </w:r>
      </w:ins>
      <w:ins w:id="111" w:author="Wikowsky, Addie J" w:date="2019-02-16T05:30:00Z">
        <w:r w:rsidRPr="00215F53">
          <w:instrText>https://www.millisecond.com/download/library/v5/ospan/automatedospan.manual</w:instrText>
        </w:r>
      </w:ins>
      <w:ins w:id="112" w:author="Wikowsky, Addie J" w:date="2019-02-25T01:17:00Z">
        <w:r>
          <w:instrText xml:space="preserve">" </w:instrText>
        </w:r>
        <w:r>
          <w:fldChar w:fldCharType="separate"/>
        </w:r>
      </w:ins>
      <w:ins w:id="113" w:author="Wikowsky, Addie J" w:date="2019-02-16T05:30:00Z">
        <w:r w:rsidRPr="0073470E">
          <w:rPr>
            <w:rStyle w:val="Hyperlink"/>
          </w:rPr>
          <w:t>https://www.millisecond.com/download/library/v5/ospan/automatedospan.manual</w:t>
        </w:r>
      </w:ins>
      <w:ins w:id="114" w:author="Wikowsky, Addie J" w:date="2019-02-25T01:17:00Z">
        <w:r>
          <w:fldChar w:fldCharType="end"/>
        </w:r>
      </w:ins>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11-01T13:41:00Z" w:initials="BEM">
    <w:p w14:paraId="41DC15DE" w14:textId="77777777" w:rsidR="00331E9F" w:rsidRDefault="00331E9F" w:rsidP="00331E9F">
      <w:pPr>
        <w:pStyle w:val="CommentText"/>
      </w:pPr>
      <w:r>
        <w:rPr>
          <w:rStyle w:val="CommentReference"/>
        </w:rPr>
        <w:annotationRef/>
      </w:r>
      <w:r>
        <w:t>Define STM here.</w:t>
      </w:r>
    </w:p>
    <w:p w14:paraId="333FB765" w14:textId="77777777" w:rsidR="00331E9F" w:rsidRDefault="00331E9F" w:rsidP="00331E9F">
      <w:pPr>
        <w:pStyle w:val="CommentText"/>
      </w:pPr>
      <w:r>
        <w:t xml:space="preserve">Also give an example of higher level processes </w:t>
      </w:r>
    </w:p>
  </w:comment>
  <w:comment w:id="1" w:author="Buchanan, Erin M" w:date="2018-11-01T13:47:00Z" w:initials="BEM">
    <w:p w14:paraId="6FDACB24" w14:textId="77777777" w:rsidR="00331E9F" w:rsidRDefault="00331E9F" w:rsidP="00331E9F">
      <w:pPr>
        <w:pStyle w:val="CommentText"/>
      </w:pPr>
      <w:r>
        <w:rPr>
          <w:rStyle w:val="CommentReference"/>
        </w:rPr>
        <w:annotationRef/>
      </w:r>
      <w:r>
        <w:t xml:space="preserve">Give an example of this type of information </w:t>
      </w:r>
    </w:p>
  </w:comment>
  <w:comment w:id="2" w:author="Buchanan, Erin M" w:date="2018-11-01T13:51:00Z" w:initials="BEM">
    <w:p w14:paraId="556347CA" w14:textId="77777777" w:rsidR="006E3389" w:rsidRDefault="006E3389" w:rsidP="006E3389">
      <w:pPr>
        <w:pStyle w:val="CommentText"/>
      </w:pPr>
      <w:r>
        <w:rPr>
          <w:rStyle w:val="CommentReference"/>
        </w:rPr>
        <w:annotationRef/>
      </w:r>
      <w:r>
        <w:t xml:space="preserve">What? </w:t>
      </w:r>
    </w:p>
  </w:comment>
  <w:comment w:id="3" w:author="Buchanan, Erin M" w:date="2018-11-01T13:52:00Z" w:initials="BEM">
    <w:p w14:paraId="5CC5F8E8" w14:textId="77777777" w:rsidR="006E3389" w:rsidRDefault="006E3389" w:rsidP="006E3389">
      <w:pPr>
        <w:pStyle w:val="CommentText"/>
      </w:pPr>
      <w:r>
        <w:rPr>
          <w:rStyle w:val="CommentReference"/>
        </w:rPr>
        <w:annotationRef/>
      </w:r>
      <w:r>
        <w:t xml:space="preserve">Ok – but what does that mean for fluid intelligence? Like how does this help us understand what gf is? </w:t>
      </w:r>
    </w:p>
  </w:comment>
  <w:comment w:id="4" w:author="Buchanan, Erin M [2]" w:date="2018-09-06T13:23:00Z" w:initials="BEM">
    <w:p w14:paraId="31EAC508" w14:textId="77777777" w:rsidR="006E3389" w:rsidRDefault="006E3389" w:rsidP="006E3389">
      <w:pPr>
        <w:pStyle w:val="CommentText"/>
      </w:pPr>
      <w:r>
        <w:rPr>
          <w:rStyle w:val="CommentReference"/>
        </w:rPr>
        <w:annotationRef/>
      </w:r>
      <w:r>
        <w:t xml:space="preserve">Be sure to update these to </w:t>
      </w:r>
      <w:proofErr w:type="spellStart"/>
      <w:r>
        <w:t>apa</w:t>
      </w:r>
      <w:proofErr w:type="spellEnd"/>
      <w:r>
        <w:t xml:space="preserve"> style </w:t>
      </w:r>
    </w:p>
  </w:comment>
  <w:comment w:id="5" w:author="Buchanan, Erin M" w:date="2018-11-01T13:54:00Z" w:initials="BEM">
    <w:p w14:paraId="16959B33" w14:textId="77777777" w:rsidR="006E3389" w:rsidRDefault="006E3389" w:rsidP="006E3389">
      <w:pPr>
        <w:pStyle w:val="CommentText"/>
      </w:pPr>
      <w:r>
        <w:rPr>
          <w:rStyle w:val="CommentReference"/>
        </w:rPr>
        <w:annotationRef/>
      </w:r>
      <w:r>
        <w:t xml:space="preserve">See this is much clearer. </w:t>
      </w:r>
    </w:p>
  </w:comment>
  <w:comment w:id="6" w:author="Erin Buchanan" w:date="2019-02-05T18:33:00Z" w:initials="BEM">
    <w:p w14:paraId="046FBE76" w14:textId="77777777" w:rsidR="006E3389" w:rsidRDefault="006E3389" w:rsidP="006E3389">
      <w:pPr>
        <w:pStyle w:val="CommentText"/>
      </w:pPr>
      <w:r>
        <w:rPr>
          <w:rStyle w:val="CommentReference"/>
        </w:rPr>
        <w:annotationRef/>
      </w:r>
      <w:r>
        <w:t xml:space="preserve">Maybe talk about people measure fluid intelligence here? Like using the </w:t>
      </w:r>
      <w:proofErr w:type="gramStart"/>
      <w:r>
        <w:t>ravens?</w:t>
      </w:r>
      <w:proofErr w:type="gramEnd"/>
      <w:r>
        <w:t xml:space="preserve"> </w:t>
      </w:r>
    </w:p>
  </w:comment>
  <w:comment w:id="7" w:author="Buchanan, Erin M" w:date="2018-11-01T13:53:00Z" w:initials="BEM">
    <w:p w14:paraId="4DEA5A8E" w14:textId="77777777" w:rsidR="006E3389" w:rsidRDefault="006E3389" w:rsidP="006E3389">
      <w:pPr>
        <w:pStyle w:val="CommentText"/>
      </w:pPr>
      <w:r>
        <w:rPr>
          <w:rStyle w:val="CommentReference"/>
        </w:rPr>
        <w:annotationRef/>
      </w:r>
      <w:r>
        <w:t xml:space="preserve">At the end of the paragraph I’m just not sure you’ve really told me what gf is … maybe give an example (or move some of this information around, as I think the next paragraph might cover it better). </w:t>
      </w:r>
    </w:p>
  </w:comment>
  <w:comment w:id="10" w:author="Wikowsky, Addie J" w:date="2019-02-24T23:58:00Z" w:initials="WAJ">
    <w:p w14:paraId="4049856E" w14:textId="6B9B6FC7" w:rsidR="00EA041A" w:rsidRDefault="00EA041A">
      <w:pPr>
        <w:pStyle w:val="CommentText"/>
      </w:pPr>
      <w:r>
        <w:rPr>
          <w:rStyle w:val="CommentReference"/>
        </w:rPr>
        <w:annotationRef/>
      </w:r>
      <w:r>
        <w:t xml:space="preserve">I don’t feel like it was really </w:t>
      </w:r>
      <w:proofErr w:type="gramStart"/>
      <w:r>
        <w:t>needed?</w:t>
      </w:r>
      <w:proofErr w:type="gramEnd"/>
      <w:r>
        <w:t xml:space="preserve"> Maybe?</w:t>
      </w:r>
    </w:p>
  </w:comment>
  <w:comment w:id="11" w:author="Wikowsky, Addie J" w:date="2019-02-28T16:50:00Z" w:initials="WAJ">
    <w:p w14:paraId="0E4E33BB" w14:textId="40621667" w:rsidR="00606DD4" w:rsidRDefault="00606DD4">
      <w:pPr>
        <w:pStyle w:val="CommentText"/>
      </w:pPr>
      <w:r>
        <w:rPr>
          <w:rStyle w:val="CommentReference"/>
        </w:rPr>
        <w:annotationRef/>
      </w:r>
      <w:r>
        <w:t>This was in reference to OWL</w:t>
      </w:r>
    </w:p>
  </w:comment>
  <w:comment w:id="12" w:author="Erin Buchanan" w:date="2019-03-05T12:06:00Z" w:initials="BEM">
    <w:p w14:paraId="4B9CFAF7" w14:textId="360CE48B" w:rsidR="000B1218" w:rsidRDefault="000B1218">
      <w:pPr>
        <w:pStyle w:val="CommentText"/>
      </w:pPr>
      <w:r>
        <w:rPr>
          <w:rStyle w:val="CommentReference"/>
        </w:rPr>
        <w:annotationRef/>
      </w:r>
      <w:proofErr w:type="gramStart"/>
      <w:r>
        <w:t>Yeah</w:t>
      </w:r>
      <w:proofErr w:type="gramEnd"/>
      <w:r>
        <w:t xml:space="preserve"> I think it’s ok the way you have it now. </w:t>
      </w:r>
    </w:p>
  </w:comment>
  <w:comment w:id="14" w:author="Buchanan, Erin M" w:date="2018-11-01T13:50:00Z" w:initials="BEM">
    <w:p w14:paraId="420A7598" w14:textId="77777777" w:rsidR="00121DDC" w:rsidRDefault="00121DDC" w:rsidP="00121DDC">
      <w:pPr>
        <w:pStyle w:val="CommentText"/>
      </w:pPr>
      <w:r>
        <w:rPr>
          <w:rStyle w:val="CommentReference"/>
        </w:rPr>
        <w:annotationRef/>
      </w:r>
      <w:r>
        <w:t xml:space="preserve">Here you should detail the OSPAN … what do people do in that task? How is it scored? What is it related to? </w:t>
      </w:r>
    </w:p>
    <w:p w14:paraId="264E2EA6" w14:textId="77777777" w:rsidR="00121DDC" w:rsidRDefault="00121DDC" w:rsidP="00121DDC">
      <w:pPr>
        <w:pStyle w:val="CommentText"/>
      </w:pPr>
    </w:p>
    <w:p w14:paraId="20605566" w14:textId="77777777" w:rsidR="00121DDC" w:rsidRDefault="00121DDC" w:rsidP="00121DDC">
      <w:pPr>
        <w:pStyle w:val="CommentText"/>
      </w:pPr>
      <w:r>
        <w:t xml:space="preserve">Also, there are a lot of tests for working memory – even designed by Engle’s lab … so you should mention those here. </w:t>
      </w:r>
    </w:p>
  </w:comment>
  <w:comment w:id="15" w:author="Wikowsky, Addie J" w:date="2019-02-11T03:37:00Z" w:initials="WAJ">
    <w:p w14:paraId="2AB8DB49" w14:textId="77777777" w:rsidR="00121DDC" w:rsidRDefault="00121DDC" w:rsidP="00121DDC">
      <w:pPr>
        <w:pStyle w:val="CommentText"/>
      </w:pPr>
      <w:r>
        <w:rPr>
          <w:rStyle w:val="CommentReference"/>
        </w:rPr>
        <w:annotationRef/>
      </w:r>
      <w:r>
        <w:t>Still need to identify scoring/relation (this is a note to me)</w:t>
      </w:r>
    </w:p>
  </w:comment>
  <w:comment w:id="16" w:author="Erin Buchanan" w:date="2019-02-19T11:04:00Z" w:initials="BEM">
    <w:p w14:paraId="2200F38C" w14:textId="0C61D5F6" w:rsidR="00A06B00" w:rsidRDefault="00A06B00">
      <w:pPr>
        <w:pStyle w:val="CommentText"/>
      </w:pPr>
      <w:r>
        <w:rPr>
          <w:rStyle w:val="CommentReference"/>
        </w:rPr>
        <w:annotationRef/>
      </w:r>
      <w:r>
        <w:t xml:space="preserve">Actually I think they are the same length? You just don’t have to sit there and press a button to move the task along as the experimenter like you did with the original OSPAN </w:t>
      </w:r>
    </w:p>
  </w:comment>
  <w:comment w:id="17" w:author="Wikowsky, Addie J" w:date="2019-02-25T00:36:00Z" w:initials="WAJ">
    <w:p w14:paraId="775C802B" w14:textId="6F4D458B" w:rsidR="00D36AAE" w:rsidRDefault="00D36AAE">
      <w:pPr>
        <w:pStyle w:val="CommentText"/>
      </w:pPr>
      <w:r>
        <w:rPr>
          <w:rStyle w:val="CommentReference"/>
        </w:rPr>
        <w:annotationRef/>
      </w:r>
      <w:r>
        <w:t xml:space="preserve">You’re right. I was reading about the practice test when I saw that </w:t>
      </w:r>
    </w:p>
  </w:comment>
  <w:comment w:id="24" w:author="Wikowsky, Addie J" w:date="2019-02-11T03:43:00Z" w:initials="WAJ">
    <w:p w14:paraId="10C13FF6" w14:textId="77777777" w:rsidR="00121DDC" w:rsidRDefault="00121DDC" w:rsidP="00121DDC">
      <w:pPr>
        <w:pStyle w:val="CommentText"/>
      </w:pPr>
      <w:r>
        <w:rPr>
          <w:rStyle w:val="CommentReference"/>
        </w:rPr>
        <w:annotationRef/>
      </w:r>
      <w:r>
        <w:t>Identify scoring</w:t>
      </w:r>
    </w:p>
    <w:p w14:paraId="60BF7BEF" w14:textId="77777777" w:rsidR="00121DDC" w:rsidRDefault="00121DDC" w:rsidP="00121DDC">
      <w:pPr>
        <w:pStyle w:val="CommentText"/>
      </w:pPr>
    </w:p>
  </w:comment>
  <w:comment w:id="25" w:author="Erin Buchanan" w:date="2019-02-19T11:08:00Z" w:initials="BEM">
    <w:p w14:paraId="1B21FDE4" w14:textId="1D029032" w:rsidR="00C075E5" w:rsidRDefault="00C075E5">
      <w:pPr>
        <w:pStyle w:val="CommentText"/>
      </w:pPr>
      <w:r>
        <w:rPr>
          <w:rStyle w:val="CommentReference"/>
        </w:rPr>
        <w:annotationRef/>
      </w:r>
      <w:r>
        <w:t xml:space="preserve">Right the </w:t>
      </w:r>
      <w:proofErr w:type="spellStart"/>
      <w:r>
        <w:t>ospan</w:t>
      </w:r>
      <w:proofErr w:type="spellEnd"/>
      <w:r>
        <w:t xml:space="preserve"> used to be this way actually and can still be scored this way. </w:t>
      </w:r>
    </w:p>
  </w:comment>
  <w:comment w:id="26" w:author="Wikowsky, Addie J" w:date="2019-02-11T03:49:00Z" w:initials="WAJ">
    <w:p w14:paraId="2D02692D" w14:textId="77777777" w:rsidR="00121DDC" w:rsidRDefault="00121DDC" w:rsidP="00121DDC">
      <w:pPr>
        <w:pStyle w:val="CommentText"/>
      </w:pPr>
      <w:r>
        <w:rPr>
          <w:rStyle w:val="CommentReference"/>
        </w:rPr>
        <w:annotationRef/>
      </w:r>
      <w:r>
        <w:t>Still Reading/absorbing</w:t>
      </w:r>
    </w:p>
  </w:comment>
  <w:comment w:id="30" w:author="Erin Buchanan" w:date="2019-02-19T11:10:00Z" w:initials="BEM">
    <w:p w14:paraId="66ACB31F" w14:textId="29F969E0" w:rsidR="00D71C6F" w:rsidRDefault="00D71C6F">
      <w:pPr>
        <w:pStyle w:val="CommentText"/>
      </w:pPr>
      <w:r>
        <w:rPr>
          <w:rStyle w:val="CommentReference"/>
        </w:rPr>
        <w:annotationRef/>
      </w:r>
      <w:r>
        <w:t xml:space="preserve">Make sure the style matches the above </w:t>
      </w:r>
    </w:p>
  </w:comment>
  <w:comment w:id="31" w:author="Wikowsky, Addie J" w:date="2019-02-25T00:00:00Z" w:initials="WAJ">
    <w:p w14:paraId="73D888E7" w14:textId="77777777" w:rsidR="00EA041A" w:rsidRDefault="00EA041A">
      <w:pPr>
        <w:pStyle w:val="CommentText"/>
      </w:pPr>
      <w:r>
        <w:rPr>
          <w:rStyle w:val="CommentReference"/>
        </w:rPr>
        <w:annotationRef/>
      </w:r>
      <w:r>
        <w:t>Fixed!</w:t>
      </w:r>
    </w:p>
    <w:p w14:paraId="451C20B3" w14:textId="3E7A45E7" w:rsidR="00EA041A" w:rsidRDefault="00EA041A">
      <w:pPr>
        <w:pStyle w:val="CommentText"/>
      </w:pPr>
    </w:p>
  </w:comment>
  <w:comment w:id="33" w:author="Erin Buchanan" w:date="2019-02-19T11:11:00Z" w:initials="BEM">
    <w:p w14:paraId="1E0904D2" w14:textId="09FE15E7" w:rsidR="001F3CCF" w:rsidRDefault="001F3CCF">
      <w:pPr>
        <w:pStyle w:val="CommentText"/>
      </w:pPr>
      <w:r>
        <w:rPr>
          <w:rStyle w:val="CommentReference"/>
        </w:rPr>
        <w:annotationRef/>
      </w:r>
      <w:r>
        <w:t xml:space="preserve">Most of the time you restrict the time they are allowed to answer questions, might want to add that here.  </w:t>
      </w:r>
    </w:p>
  </w:comment>
  <w:comment w:id="34" w:author="Erin Buchanan" w:date="2019-02-19T11:12:00Z" w:initials="BEM">
    <w:p w14:paraId="739AF5FD" w14:textId="66645ED3" w:rsidR="001F3CCF" w:rsidRDefault="001F3CCF">
      <w:pPr>
        <w:pStyle w:val="CommentText"/>
      </w:pPr>
      <w:r>
        <w:rPr>
          <w:rStyle w:val="CommentReference"/>
        </w:rPr>
        <w:annotationRef/>
      </w:r>
      <w:r>
        <w:t xml:space="preserve">Maybe one or two sentences on how / if this task correlates with the WM tasks. </w:t>
      </w:r>
    </w:p>
  </w:comment>
  <w:comment w:id="35" w:author="Wikowsky, Addie J" w:date="2019-02-28T17:00:00Z" w:initials="WAJ">
    <w:p w14:paraId="6F764DDA" w14:textId="5697E154" w:rsidR="00E77F14" w:rsidRDefault="00E77F14">
      <w:pPr>
        <w:pStyle w:val="CommentText"/>
      </w:pPr>
      <w:r>
        <w:rPr>
          <w:rStyle w:val="CommentReference"/>
        </w:rPr>
        <w:annotationRef/>
      </w:r>
      <w:r>
        <w:t>Does this do a good job of addressing your above comment?</w:t>
      </w:r>
    </w:p>
  </w:comment>
  <w:comment w:id="36" w:author="Erin Buchanan" w:date="2019-03-05T12:07:00Z" w:initials="BEM">
    <w:p w14:paraId="457C4B6A" w14:textId="29939471" w:rsidR="00C36548" w:rsidRDefault="00C36548">
      <w:pPr>
        <w:pStyle w:val="CommentText"/>
      </w:pPr>
      <w:r>
        <w:rPr>
          <w:rStyle w:val="CommentReference"/>
        </w:rPr>
        <w:annotationRef/>
      </w:r>
      <w:r>
        <w:t>Yep!</w:t>
      </w:r>
    </w:p>
  </w:comment>
  <w:comment w:id="40" w:author="Erin Buchanan" w:date="2018-12-28T13:23:00Z" w:initials="BEM">
    <w:p w14:paraId="29CB549E" w14:textId="0C7F3AE1" w:rsidR="003D1931" w:rsidRDefault="003D1931">
      <w:pPr>
        <w:pStyle w:val="CommentText"/>
      </w:pPr>
      <w:r>
        <w:rPr>
          <w:rStyle w:val="CommentReference"/>
        </w:rPr>
        <w:annotationRef/>
      </w:r>
      <w:r>
        <w:t>Who is they in this sentence? People?</w:t>
      </w:r>
    </w:p>
  </w:comment>
  <w:comment w:id="45" w:author="Wikowsky, Addie J" w:date="2019-02-03T04:27:00Z" w:initials="WAJ">
    <w:p w14:paraId="79040B79" w14:textId="274D0796" w:rsidR="00E658B1" w:rsidRDefault="00E658B1">
      <w:pPr>
        <w:pStyle w:val="CommentText"/>
      </w:pPr>
      <w:r>
        <w:rPr>
          <w:rStyle w:val="CommentReference"/>
        </w:rPr>
        <w:annotationRef/>
      </w:r>
      <w:r>
        <w:t>I think this answers your question below?</w:t>
      </w:r>
    </w:p>
  </w:comment>
  <w:comment w:id="46" w:author="Erin Buchanan" w:date="2019-02-05T18:35:00Z" w:initials="BEM">
    <w:p w14:paraId="773AD918" w14:textId="77777777" w:rsidR="00882BE1" w:rsidRDefault="00882BE1">
      <w:pPr>
        <w:pStyle w:val="CommentText"/>
        <w:rPr>
          <w:rStyle w:val="CommentReference"/>
        </w:rPr>
      </w:pPr>
      <w:r>
        <w:rPr>
          <w:rStyle w:val="CommentReference"/>
        </w:rPr>
        <w:annotationRef/>
      </w:r>
      <w:r w:rsidR="00F77EFE">
        <w:rPr>
          <w:rStyle w:val="CommentReference"/>
        </w:rPr>
        <w:t xml:space="preserve">Not quite – in re-reading the original article, they included two “types” of boards – one set were boards that were valid games in the middle of the game, and the other were games that had the pieces randomized and therefore weren’t valid. </w:t>
      </w:r>
    </w:p>
    <w:p w14:paraId="5E6CFA41" w14:textId="77777777" w:rsidR="00C26375" w:rsidRDefault="00C26375">
      <w:pPr>
        <w:pStyle w:val="CommentText"/>
        <w:rPr>
          <w:rStyle w:val="CommentReference"/>
        </w:rPr>
      </w:pPr>
    </w:p>
    <w:p w14:paraId="27695DC7" w14:textId="4288D5B1" w:rsidR="00C26375" w:rsidRDefault="00C26375">
      <w:pPr>
        <w:pStyle w:val="CommentText"/>
      </w:pPr>
      <w:r>
        <w:rPr>
          <w:rStyle w:val="CommentReference"/>
        </w:rPr>
        <w:t xml:space="preserve">What they find is that the masters are better when the games are actually playable (because of their expertise) and the groups are pretty equal when the games aren’t playable (showing basic WM procedures). This paragraph needs to be modified a bit to correctly explain that result. </w:t>
      </w:r>
    </w:p>
  </w:comment>
  <w:comment w:id="47" w:author="Wikowsky, Addie J" w:date="2019-02-28T17:52:00Z" w:initials="WAJ">
    <w:p w14:paraId="29713232" w14:textId="77777777" w:rsidR="00B3050C" w:rsidRDefault="00B3050C">
      <w:pPr>
        <w:pStyle w:val="CommentText"/>
      </w:pPr>
      <w:r>
        <w:rPr>
          <w:rStyle w:val="CommentReference"/>
        </w:rPr>
        <w:annotationRef/>
      </w:r>
      <w:r>
        <w:t xml:space="preserve">I think this is way better now, may still need a little work. </w:t>
      </w:r>
    </w:p>
    <w:p w14:paraId="1C540CFB" w14:textId="179AD1D9" w:rsidR="00B3050C" w:rsidRDefault="00B3050C">
      <w:pPr>
        <w:pStyle w:val="CommentText"/>
      </w:pPr>
    </w:p>
  </w:comment>
  <w:comment w:id="48" w:author="Erin Buchanan" w:date="2019-03-05T12:08:00Z" w:initials="BEM">
    <w:p w14:paraId="3B8B4711" w14:textId="30220458" w:rsidR="00C35CCC" w:rsidRDefault="00C35CCC">
      <w:pPr>
        <w:pStyle w:val="CommentText"/>
      </w:pPr>
      <w:r>
        <w:rPr>
          <w:rStyle w:val="CommentReference"/>
        </w:rPr>
        <w:annotationRef/>
      </w:r>
      <w:r>
        <w:t>Just rearranged the wording a bit for flow</w:t>
      </w:r>
    </w:p>
  </w:comment>
  <w:comment w:id="49" w:author="Erin Buchanan" w:date="2018-12-28T13:27:00Z" w:initials="BEM">
    <w:p w14:paraId="7670E5FD" w14:textId="60B4C636" w:rsidR="00515130" w:rsidRDefault="00515130">
      <w:pPr>
        <w:pStyle w:val="CommentText"/>
      </w:pPr>
      <w:r>
        <w:rPr>
          <w:rStyle w:val="CommentReference"/>
        </w:rPr>
        <w:annotationRef/>
      </w:r>
      <w:r>
        <w:t>Now didn’t they have a playable game version and a not playable version in this study (as the two types of boards?)</w:t>
      </w:r>
    </w:p>
  </w:comment>
  <w:comment w:id="50" w:author="Wikowsky, Addie J [2]" w:date="2019-01-25T08:40:00Z" w:initials="WAJ">
    <w:p w14:paraId="750B3CEB" w14:textId="399D0F13" w:rsidR="00223DAE" w:rsidRDefault="00223DAE">
      <w:pPr>
        <w:pStyle w:val="CommentText"/>
      </w:pPr>
      <w:r>
        <w:rPr>
          <w:rStyle w:val="CommentReference"/>
        </w:rPr>
        <w:annotationRef/>
      </w:r>
      <w:r>
        <w:t>I will double check that,</w:t>
      </w:r>
    </w:p>
  </w:comment>
  <w:comment w:id="53" w:author="Erin Buchanan" w:date="2018-12-28T13:29:00Z" w:initials="BEM">
    <w:p w14:paraId="2941D301" w14:textId="16A09B43" w:rsidR="00D07D17" w:rsidRDefault="00D07D17">
      <w:pPr>
        <w:pStyle w:val="CommentText"/>
      </w:pPr>
      <w:r>
        <w:rPr>
          <w:rStyle w:val="CommentReference"/>
        </w:rPr>
        <w:annotationRef/>
      </w:r>
      <w:r>
        <w:t xml:space="preserve">Just one? I can’t remember if it was a set or just one person </w:t>
      </w:r>
    </w:p>
  </w:comment>
  <w:comment w:id="54" w:author="Wikowsky, Addie J [2]" w:date="2019-01-25T08:39:00Z" w:initials="WAJ">
    <w:p w14:paraId="7DB6D5A7" w14:textId="5A652362" w:rsidR="00223DAE" w:rsidRDefault="00223DAE">
      <w:pPr>
        <w:pStyle w:val="CommentText"/>
      </w:pPr>
      <w:r>
        <w:rPr>
          <w:rStyle w:val="CommentReference"/>
        </w:rPr>
        <w:annotationRef/>
      </w:r>
      <w:r>
        <w:t xml:space="preserve">I plan to double check this weekend when going through and editing what you have commented. </w:t>
      </w:r>
    </w:p>
  </w:comment>
  <w:comment w:id="55" w:author="Wikowsky, Addie J" w:date="2019-02-03T04:30:00Z" w:initials="WAJ">
    <w:p w14:paraId="35265F34" w14:textId="77777777" w:rsidR="00E658B1" w:rsidRDefault="00E658B1">
      <w:pPr>
        <w:pStyle w:val="CommentText"/>
      </w:pPr>
      <w:r>
        <w:rPr>
          <w:rStyle w:val="CommentReference"/>
        </w:rPr>
        <w:annotationRef/>
      </w:r>
      <w:r>
        <w:t>There was only one intermediate participant and a new set of the second study.</w:t>
      </w:r>
    </w:p>
    <w:p w14:paraId="5128CBB3" w14:textId="5DAC46D6" w:rsidR="00E658B1" w:rsidRDefault="00E658B1">
      <w:pPr>
        <w:pStyle w:val="CommentText"/>
      </w:pPr>
    </w:p>
  </w:comment>
  <w:comment w:id="56" w:author="Erin Buchanan" w:date="2019-02-05T18:39:00Z" w:initials="BEM">
    <w:p w14:paraId="433F7FE2" w14:textId="2C05E230" w:rsidR="00645FF3" w:rsidRDefault="00645FF3">
      <w:pPr>
        <w:pStyle w:val="CommentText"/>
      </w:pPr>
      <w:r>
        <w:rPr>
          <w:rStyle w:val="CommentReference"/>
        </w:rPr>
        <w:annotationRef/>
      </w:r>
      <w:r>
        <w:t xml:space="preserve">That tells you this thing is OLD then, geez. </w:t>
      </w:r>
    </w:p>
  </w:comment>
  <w:comment w:id="59" w:author="Erin Buchanan" w:date="2019-02-05T18:39:00Z" w:initials="BEM">
    <w:p w14:paraId="25553230" w14:textId="59EBAD9F" w:rsidR="00D444AF" w:rsidRDefault="00D444AF">
      <w:pPr>
        <w:pStyle w:val="CommentText"/>
      </w:pPr>
      <w:r>
        <w:rPr>
          <w:rStyle w:val="CommentReference"/>
        </w:rPr>
        <w:annotationRef/>
      </w:r>
      <w:r>
        <w:t xml:space="preserve">You had this as Gf before – which way should it be ? </w:t>
      </w:r>
    </w:p>
  </w:comment>
  <w:comment w:id="60" w:author="Wikowsky, Addie J" w:date="2019-02-14T15:40:00Z" w:initials="WAJ">
    <w:p w14:paraId="3D1B3624" w14:textId="77777777" w:rsidR="006E3389" w:rsidRDefault="006E3389">
      <w:pPr>
        <w:pStyle w:val="CommentText"/>
      </w:pPr>
      <w:r>
        <w:rPr>
          <w:rStyle w:val="CommentReference"/>
        </w:rPr>
        <w:annotationRef/>
      </w:r>
      <w:r>
        <w:t>I’ve seen it both ways and different people use it one way vs. the other, I am sticking with gF</w:t>
      </w:r>
    </w:p>
    <w:p w14:paraId="4F72F286" w14:textId="64481A06" w:rsidR="006E3389" w:rsidRDefault="006E3389">
      <w:pPr>
        <w:pStyle w:val="CommentText"/>
      </w:pPr>
    </w:p>
  </w:comment>
  <w:comment w:id="62" w:author="Erin Buchanan" w:date="2019-02-05T18:40:00Z" w:initials="BEM">
    <w:p w14:paraId="0820C378" w14:textId="1DEFE4FB" w:rsidR="00753F27" w:rsidRDefault="00753F27">
      <w:pPr>
        <w:pStyle w:val="CommentText"/>
      </w:pPr>
      <w:r>
        <w:rPr>
          <w:rStyle w:val="CommentReference"/>
        </w:rPr>
        <w:annotationRef/>
      </w:r>
      <w:r>
        <w:t xml:space="preserve">Ok – so what did they do in their study that they found this link? </w:t>
      </w:r>
    </w:p>
  </w:comment>
  <w:comment w:id="64" w:author="Erin Buchanan" w:date="2019-03-05T12:12:00Z" w:initials="BEM">
    <w:p w14:paraId="58B5AD5D" w14:textId="3DAAAC72" w:rsidR="00786281" w:rsidRDefault="00786281">
      <w:pPr>
        <w:pStyle w:val="CommentText"/>
      </w:pPr>
      <w:r>
        <w:rPr>
          <w:rStyle w:val="CommentReference"/>
        </w:rPr>
        <w:annotationRef/>
      </w:r>
      <w:r>
        <w:t xml:space="preserve">These couple of sentences can probably go don’t know if that detail is necessary … if you want to leave them, rework them because N-back is listed twice and there are several sentences that are not grammatically correct. </w:t>
      </w:r>
    </w:p>
  </w:comment>
  <w:comment w:id="67" w:author="Erin Buchanan" w:date="2019-03-05T12:14:00Z" w:initials="BEM">
    <w:p w14:paraId="29A335A7" w14:textId="48A50DEE" w:rsidR="00E53146" w:rsidRDefault="00E53146">
      <w:pPr>
        <w:pStyle w:val="CommentText"/>
      </w:pPr>
      <w:r>
        <w:rPr>
          <w:rStyle w:val="CommentReference"/>
        </w:rPr>
        <w:annotationRef/>
      </w:r>
      <w:r>
        <w:t xml:space="preserve">What do you mean here? </w:t>
      </w:r>
    </w:p>
  </w:comment>
  <w:comment w:id="68" w:author="Wikowsky, Addie J" w:date="2019-03-12T02:00:00Z" w:initials="WAJ">
    <w:p w14:paraId="462118AB" w14:textId="4F3FACE2" w:rsidR="00396FFB" w:rsidRDefault="009520B2">
      <w:pPr>
        <w:pStyle w:val="CommentText"/>
      </w:pPr>
      <w:r>
        <w:rPr>
          <w:rStyle w:val="CommentReference"/>
        </w:rPr>
        <w:annotationRef/>
      </w:r>
      <w:r>
        <w:t>I added a bit to the next sentence</w:t>
      </w:r>
    </w:p>
  </w:comment>
  <w:comment w:id="69" w:author="Erin Buchanan" w:date="2019-03-19T12:41:00Z" w:initials="BEM">
    <w:p w14:paraId="7833C2E5" w14:textId="57CB96F2" w:rsidR="00396FFB" w:rsidRDefault="00396FFB">
      <w:pPr>
        <w:pStyle w:val="CommentText"/>
      </w:pPr>
      <w:r>
        <w:rPr>
          <w:rStyle w:val="CommentReference"/>
        </w:rPr>
        <w:annotationRef/>
      </w:r>
      <w:r>
        <w:t>Not sure how it’s a control</w:t>
      </w:r>
      <w:r w:rsidR="00EA5FE4">
        <w:t xml:space="preserve"> variable though – maybe just reword this sentence. </w:t>
      </w:r>
    </w:p>
  </w:comment>
  <w:comment w:id="71" w:author="Erin Buchanan" w:date="2019-02-05T18:41:00Z" w:initials="BEM">
    <w:p w14:paraId="139A9AAE" w14:textId="67BCE2DD" w:rsidR="007021C3" w:rsidRDefault="007021C3">
      <w:pPr>
        <w:pStyle w:val="CommentText"/>
      </w:pPr>
      <w:r>
        <w:rPr>
          <w:rStyle w:val="CommentReference"/>
        </w:rPr>
        <w:annotationRef/>
      </w:r>
      <w:r>
        <w:t xml:space="preserve">You might mean exception here. </w:t>
      </w:r>
    </w:p>
  </w:comment>
  <w:comment w:id="72" w:author="Wikowsky, Addie J" w:date="2019-02-14T15:39:00Z" w:initials="WAJ">
    <w:p w14:paraId="5ACEB56B" w14:textId="42FC29E4" w:rsidR="006E3389" w:rsidRDefault="006E3389">
      <w:pPr>
        <w:pStyle w:val="CommentText"/>
      </w:pPr>
      <w:r>
        <w:rPr>
          <w:rStyle w:val="CommentReference"/>
        </w:rPr>
        <w:annotationRef/>
      </w:r>
      <w:r>
        <w:t xml:space="preserve">You were right </w:t>
      </w:r>
    </w:p>
  </w:comment>
  <w:comment w:id="73" w:author="Erin Buchanan" w:date="2019-03-05T12:14:00Z" w:initials="BEM">
    <w:p w14:paraId="0B8D7CA8" w14:textId="28D86A7E" w:rsidR="00720C76" w:rsidRDefault="00720C76">
      <w:pPr>
        <w:pStyle w:val="CommentText"/>
      </w:pPr>
      <w:r>
        <w:rPr>
          <w:rStyle w:val="CommentReference"/>
        </w:rPr>
        <w:annotationRef/>
      </w:r>
      <w:r>
        <w:t xml:space="preserve">This sentence is fine in the sense of content but is worded very awkwardly </w:t>
      </w:r>
    </w:p>
  </w:comment>
  <w:comment w:id="74" w:author="Wikowsky, Addie J" w:date="2019-03-12T01:58:00Z" w:initials="WAJ">
    <w:p w14:paraId="75CD26AF" w14:textId="5177AF4F" w:rsidR="009520B2" w:rsidRDefault="009520B2">
      <w:pPr>
        <w:pStyle w:val="CommentText"/>
      </w:pPr>
      <w:r>
        <w:rPr>
          <w:rStyle w:val="CommentReference"/>
        </w:rPr>
        <w:annotationRef/>
      </w:r>
      <w:r>
        <w:t>That a little better?</w:t>
      </w:r>
    </w:p>
  </w:comment>
  <w:comment w:id="75" w:author="Erin Buchanan" w:date="2019-02-05T18:41:00Z" w:initials="BEM">
    <w:p w14:paraId="1BB8153B" w14:textId="0B80D918" w:rsidR="0029603F" w:rsidRDefault="0029603F">
      <w:pPr>
        <w:pStyle w:val="CommentText"/>
      </w:pPr>
      <w:r>
        <w:rPr>
          <w:rStyle w:val="CommentReference"/>
        </w:rPr>
        <w:annotationRef/>
      </w:r>
      <w:r>
        <w:t xml:space="preserve">There’s a lot going on in this sentence. Maybe explain TT first, then </w:t>
      </w:r>
      <w:r w:rsidR="002D2C63">
        <w:t xml:space="preserve">summarize with this at the end. </w:t>
      </w:r>
    </w:p>
  </w:comment>
  <w:comment w:id="76" w:author="Erin Buchanan" w:date="2019-03-05T12:15:00Z" w:initials="BEM">
    <w:p w14:paraId="52F7EC08" w14:textId="44845C05" w:rsidR="00486C6A" w:rsidRDefault="00486C6A">
      <w:pPr>
        <w:pStyle w:val="CommentText"/>
      </w:pPr>
      <w:r>
        <w:rPr>
          <w:rStyle w:val="CommentReference"/>
        </w:rPr>
        <w:annotationRef/>
      </w:r>
      <w:r>
        <w:t xml:space="preserve">This paragraph feels out of place now – may be better up in the chess section. </w:t>
      </w:r>
    </w:p>
  </w:comment>
  <w:comment w:id="79" w:author="Wikowsky, Addie J" w:date="2019-03-12T02:00:00Z" w:initials="WAJ">
    <w:p w14:paraId="4543C9CC" w14:textId="07F8C924" w:rsidR="009520B2" w:rsidRDefault="009520B2">
      <w:pPr>
        <w:pStyle w:val="CommentText"/>
      </w:pPr>
      <w:r>
        <w:rPr>
          <w:rStyle w:val="CommentReference"/>
        </w:rPr>
        <w:annotationRef/>
      </w:r>
      <w:r>
        <w:t>Still need to add on here</w:t>
      </w:r>
    </w:p>
  </w:comment>
  <w:comment w:id="80" w:author="Wikowsky, Addie J" w:date="2019-03-08T20:55:00Z" w:initials="WAJ">
    <w:p w14:paraId="27A5B8FC" w14:textId="0E9DB533" w:rsidR="001B43AC" w:rsidRDefault="001B43AC">
      <w:pPr>
        <w:pStyle w:val="CommentText"/>
      </w:pPr>
      <w:r>
        <w:rPr>
          <w:rStyle w:val="CommentReference"/>
        </w:rPr>
        <w:annotationRef/>
      </w:r>
      <w:r>
        <w:t xml:space="preserve">This is mainly a place holder for now. </w:t>
      </w:r>
    </w:p>
  </w:comment>
  <w:comment w:id="85" w:author="Erin Buchanan" w:date="2019-03-14T19:18:00Z" w:initials="BEM">
    <w:p w14:paraId="789348B1" w14:textId="7357ABB6" w:rsidR="00CA0FBD" w:rsidRDefault="00CA0FBD">
      <w:pPr>
        <w:pStyle w:val="CommentText"/>
      </w:pPr>
      <w:r>
        <w:rPr>
          <w:rStyle w:val="CommentReference"/>
        </w:rPr>
        <w:annotationRef/>
      </w:r>
      <w:r>
        <w:t xml:space="preserve">This doesn’t make a lot of sense. Here you should detail what they do in the AOSPAN. How is it different than the OSPAN you already described? </w:t>
      </w:r>
    </w:p>
  </w:comment>
  <w:comment w:id="86" w:author="Wikowsky, Addie J" w:date="2019-03-18T13:16:00Z" w:initials="WAJ">
    <w:p w14:paraId="4A6052C0" w14:textId="5A482E4F" w:rsidR="008870E8" w:rsidRDefault="008870E8">
      <w:pPr>
        <w:pStyle w:val="CommentText"/>
      </w:pPr>
      <w:r>
        <w:rPr>
          <w:rStyle w:val="CommentReference"/>
        </w:rPr>
        <w:annotationRef/>
      </w:r>
      <w:r>
        <w:t>Better?</w:t>
      </w:r>
    </w:p>
  </w:comment>
  <w:comment w:id="91" w:author="Wikowsky, Addie J" w:date="2019-03-20T19:10:00Z" w:initials="WAJ">
    <w:p w14:paraId="170D3103" w14:textId="78BA17AD" w:rsidR="00E511CD" w:rsidRDefault="00E511CD">
      <w:pPr>
        <w:pStyle w:val="CommentText"/>
      </w:pPr>
      <w:r>
        <w:rPr>
          <w:rStyle w:val="CommentReference"/>
        </w:rPr>
        <w:annotationRef/>
      </w:r>
      <w:r>
        <w:t>Thank you so much for this paragraph/info</w:t>
      </w:r>
    </w:p>
  </w:comment>
  <w:comment w:id="97" w:author="Erin Buchanan" w:date="2019-03-14T19:19:00Z" w:initials="BEM">
    <w:p w14:paraId="2F9CD1F3" w14:textId="1BD02C8F" w:rsidR="008B2882" w:rsidRDefault="008B2882">
      <w:pPr>
        <w:pStyle w:val="CommentText"/>
      </w:pPr>
      <w:r>
        <w:rPr>
          <w:rStyle w:val="CommentReference"/>
        </w:rPr>
        <w:annotationRef/>
      </w:r>
      <w:proofErr w:type="gramStart"/>
      <w:r>
        <w:t>Also</w:t>
      </w:r>
      <w:proofErr w:type="gramEnd"/>
      <w:r>
        <w:t xml:space="preserve"> here, this is physically how they might click the buttons, but instead think of describing what they are doing in the task. So, they get a practice item that shows X, Y, Z, and are asked to pick the most </w:t>
      </w:r>
      <w:r w:rsidR="00172E50">
        <w:t xml:space="preserve">likely answer to fill in the pattern. You can include examples as part of the appendix to help make that easier. </w:t>
      </w:r>
    </w:p>
  </w:comment>
  <w:comment w:id="98" w:author="Wikowsky, Addie J" w:date="2019-03-18T13:46:00Z" w:initials="WAJ">
    <w:p w14:paraId="4A698466" w14:textId="77777777" w:rsidR="00F120B3" w:rsidRDefault="00F120B3">
      <w:pPr>
        <w:pStyle w:val="CommentText"/>
      </w:pPr>
      <w:r>
        <w:rPr>
          <w:rStyle w:val="CommentReference"/>
        </w:rPr>
        <w:annotationRef/>
      </w:r>
      <w:r>
        <w:t>Better?</w:t>
      </w:r>
    </w:p>
    <w:p w14:paraId="53DB7CCF" w14:textId="22E871FC" w:rsidR="00F120B3" w:rsidRDefault="00F120B3">
      <w:pPr>
        <w:pStyle w:val="CommentText"/>
      </w:pPr>
    </w:p>
  </w:comment>
  <w:comment w:id="99" w:author="Erin Buchanan" w:date="2019-03-19T12:46:00Z" w:initials="BEM">
    <w:p w14:paraId="674CFEB3" w14:textId="77702941" w:rsidR="0073396E" w:rsidRDefault="0073396E">
      <w:pPr>
        <w:pStyle w:val="CommentText"/>
      </w:pPr>
      <w:r>
        <w:rPr>
          <w:rStyle w:val="CommentReference"/>
        </w:rPr>
        <w:annotationRef/>
      </w:r>
      <w:r>
        <w:t xml:space="preserve">Are we going to use a website for this? </w:t>
      </w:r>
    </w:p>
  </w:comment>
  <w:comment w:id="100" w:author="Wikowsky, Addie J" w:date="2019-03-20T19:29:00Z" w:initials="WAJ">
    <w:p w14:paraId="48B8B9EB" w14:textId="47235A50" w:rsidR="00F36860" w:rsidRDefault="00F36860">
      <w:pPr>
        <w:pStyle w:val="CommentText"/>
      </w:pPr>
      <w:r>
        <w:rPr>
          <w:rStyle w:val="CommentReference"/>
        </w:rPr>
        <w:annotationRef/>
      </w:r>
      <w:r>
        <w:t xml:space="preserve">Per APA, do I cite this? I don’t think so, but I’m not sure according to this website: </w:t>
      </w:r>
      <w:r w:rsidRPr="00F36860">
        <w:t>https://courses.semo.edu/library/infolit/apastyle_web.htm</w:t>
      </w:r>
    </w:p>
  </w:comment>
  <w:comment w:id="101" w:author="Erin Buchanan" w:date="2019-03-19T12:47:00Z" w:initials="BEM">
    <w:p w14:paraId="6048E95F" w14:textId="31D9EE85" w:rsidR="009A4126" w:rsidRDefault="009A4126">
      <w:pPr>
        <w:pStyle w:val="CommentText"/>
      </w:pPr>
      <w:r>
        <w:rPr>
          <w:rStyle w:val="CommentReference"/>
        </w:rPr>
        <w:annotationRef/>
      </w:r>
      <w:r>
        <w:t xml:space="preserve">Are we giving them both? </w:t>
      </w:r>
    </w:p>
  </w:comment>
  <w:comment w:id="103" w:author="Wikowsky, Addie J" w:date="2019-03-20T19:55:00Z" w:initials="WAJ">
    <w:p w14:paraId="4E476A14" w14:textId="321BC793" w:rsidR="00601157" w:rsidRDefault="00601157" w:rsidP="00601157">
      <w:pPr>
        <w:spacing w:line="480" w:lineRule="auto"/>
      </w:pPr>
      <w:r>
        <w:rPr>
          <w:rStyle w:val="CommentReference"/>
        </w:rPr>
        <w:annotationRef/>
      </w:r>
      <w:r>
        <w:t>Here you should write out the hypotheses + how you will test them.</w:t>
      </w:r>
    </w:p>
  </w:comment>
  <w:comment w:id="104" w:author="Wikowsky, Addie J" w:date="2019-03-20T00:08:00Z" w:initials="WAJ">
    <w:p w14:paraId="3DA89C43" w14:textId="0829EC85" w:rsidR="000902D5" w:rsidRDefault="000902D5">
      <w:pPr>
        <w:pStyle w:val="CommentText"/>
      </w:pPr>
      <w:r>
        <w:rPr>
          <w:rStyle w:val="CommentReference"/>
        </w:rPr>
        <w:annotationRef/>
      </w:r>
      <w:r>
        <w:t xml:space="preserve">Research Question from OSF </w:t>
      </w:r>
      <w:proofErr w:type="spellStart"/>
      <w:r>
        <w:t>PreReg</w:t>
      </w:r>
      <w:proofErr w:type="spellEnd"/>
    </w:p>
  </w:comment>
  <w:comment w:id="105" w:author="Wikowsky, Addie J" w:date="2019-03-20T00:09:00Z" w:initials="WAJ">
    <w:p w14:paraId="1AF36F72" w14:textId="2D605D5B" w:rsidR="000902D5" w:rsidRDefault="000902D5">
      <w:pPr>
        <w:pStyle w:val="CommentText"/>
      </w:pPr>
      <w:r>
        <w:rPr>
          <w:rStyle w:val="CommentReference"/>
        </w:rPr>
        <w:annotationRef/>
      </w:r>
      <w:r>
        <w:t xml:space="preserve">Hypotheses from OSF </w:t>
      </w:r>
      <w:proofErr w:type="spellStart"/>
      <w:r>
        <w:t>PreReg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FB765" w15:done="1"/>
  <w15:commentEx w15:paraId="6FDACB24" w15:done="1"/>
  <w15:commentEx w15:paraId="556347CA" w15:done="1"/>
  <w15:commentEx w15:paraId="5CC5F8E8" w15:done="1"/>
  <w15:commentEx w15:paraId="31EAC508" w15:done="1"/>
  <w15:commentEx w15:paraId="16959B33" w15:done="1"/>
  <w15:commentEx w15:paraId="046FBE76" w15:done="1"/>
  <w15:commentEx w15:paraId="4DEA5A8E" w15:done="1"/>
  <w15:commentEx w15:paraId="4049856E" w15:done="0"/>
  <w15:commentEx w15:paraId="0E4E33BB" w15:paraIdParent="4049856E" w15:done="0"/>
  <w15:commentEx w15:paraId="4B9CFAF7" w15:paraIdParent="4049856E" w15:done="0"/>
  <w15:commentEx w15:paraId="20605566" w15:done="1"/>
  <w15:commentEx w15:paraId="2AB8DB49" w15:paraIdParent="20605566" w15:done="1"/>
  <w15:commentEx w15:paraId="2200F38C" w15:done="1"/>
  <w15:commentEx w15:paraId="775C802B" w15:paraIdParent="2200F38C" w15:done="1"/>
  <w15:commentEx w15:paraId="60BF7BEF" w15:done="1"/>
  <w15:commentEx w15:paraId="1B21FDE4" w15:done="0"/>
  <w15:commentEx w15:paraId="2D02692D" w15:done="1"/>
  <w15:commentEx w15:paraId="66ACB31F" w15:done="1"/>
  <w15:commentEx w15:paraId="451C20B3" w15:paraIdParent="66ACB31F" w15:done="1"/>
  <w15:commentEx w15:paraId="1E0904D2" w15:done="1"/>
  <w15:commentEx w15:paraId="739AF5FD" w15:done="1"/>
  <w15:commentEx w15:paraId="6F764DDA" w15:done="1"/>
  <w15:commentEx w15:paraId="457C4B6A" w15:paraIdParent="6F764DDA" w15:done="1"/>
  <w15:commentEx w15:paraId="29CB549E" w15:done="1"/>
  <w15:commentEx w15:paraId="79040B79" w15:done="1"/>
  <w15:commentEx w15:paraId="27695DC7" w15:paraIdParent="79040B79" w15:done="1"/>
  <w15:commentEx w15:paraId="1C540CFB" w15:paraIdParent="79040B79" w15:done="1"/>
  <w15:commentEx w15:paraId="3B8B4711" w15:paraIdParent="79040B79" w15:done="1"/>
  <w15:commentEx w15:paraId="7670E5FD" w15:done="1"/>
  <w15:commentEx w15:paraId="750B3CEB" w15:paraIdParent="7670E5FD" w15:done="1"/>
  <w15:commentEx w15:paraId="2941D301" w15:done="1"/>
  <w15:commentEx w15:paraId="7DB6D5A7" w15:paraIdParent="2941D301" w15:done="1"/>
  <w15:commentEx w15:paraId="5128CBB3" w15:paraIdParent="2941D301" w15:done="1"/>
  <w15:commentEx w15:paraId="433F7FE2" w15:paraIdParent="2941D301" w15:done="1"/>
  <w15:commentEx w15:paraId="25553230" w15:done="1"/>
  <w15:commentEx w15:paraId="4F72F286" w15:paraIdParent="25553230" w15:done="1"/>
  <w15:commentEx w15:paraId="0820C378" w15:done="1"/>
  <w15:commentEx w15:paraId="58B5AD5D" w15:done="1"/>
  <w15:commentEx w15:paraId="29A335A7" w15:done="0"/>
  <w15:commentEx w15:paraId="462118AB" w15:paraIdParent="29A335A7" w15:done="0"/>
  <w15:commentEx w15:paraId="7833C2E5" w15:paraIdParent="29A335A7" w15:done="0"/>
  <w15:commentEx w15:paraId="139A9AAE" w15:done="1"/>
  <w15:commentEx w15:paraId="5ACEB56B" w15:paraIdParent="139A9AAE" w15:done="1"/>
  <w15:commentEx w15:paraId="0B8D7CA8" w15:done="1"/>
  <w15:commentEx w15:paraId="75CD26AF" w15:paraIdParent="0B8D7CA8" w15:done="1"/>
  <w15:commentEx w15:paraId="1BB8153B" w15:done="1"/>
  <w15:commentEx w15:paraId="52F7EC08" w15:done="0"/>
  <w15:commentEx w15:paraId="4543C9CC" w15:done="0"/>
  <w15:commentEx w15:paraId="27A5B8FC" w15:done="0"/>
  <w15:commentEx w15:paraId="789348B1" w15:done="1"/>
  <w15:commentEx w15:paraId="4A6052C0" w15:paraIdParent="789348B1" w15:done="1"/>
  <w15:commentEx w15:paraId="170D3103" w15:done="0"/>
  <w15:commentEx w15:paraId="2F9CD1F3" w15:done="1"/>
  <w15:commentEx w15:paraId="53DB7CCF" w15:paraIdParent="2F9CD1F3" w15:done="1"/>
  <w15:commentEx w15:paraId="674CFEB3" w15:done="0"/>
  <w15:commentEx w15:paraId="48B8B9EB" w15:done="0"/>
  <w15:commentEx w15:paraId="6048E95F" w15:done="1"/>
  <w15:commentEx w15:paraId="4E476A14" w15:done="0"/>
  <w15:commentEx w15:paraId="3DA89C43" w15:done="0"/>
  <w15:commentEx w15:paraId="1AF36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FB765" w16cid:durableId="1F8580F0"/>
  <w16cid:commentId w16cid:paraId="6FDACB24" w16cid:durableId="1F858254"/>
  <w16cid:commentId w16cid:paraId="556347CA" w16cid:durableId="1F858373"/>
  <w16cid:commentId w16cid:paraId="5CC5F8E8" w16cid:durableId="1F8583B7"/>
  <w16cid:commentId w16cid:paraId="31EAC508" w16cid:durableId="1F3BA8CA"/>
  <w16cid:commentId w16cid:paraId="16959B33" w16cid:durableId="1F8583FA"/>
  <w16cid:commentId w16cid:paraId="046FBE76" w16cid:durableId="20045580"/>
  <w16cid:commentId w16cid:paraId="4DEA5A8E" w16cid:durableId="1F8583D4"/>
  <w16cid:commentId w16cid:paraId="4049856E" w16cid:durableId="201DAE28"/>
  <w16cid:commentId w16cid:paraId="0E4E33BB" w16cid:durableId="20228FC9"/>
  <w16cid:commentId w16cid:paraId="4B9CFAF7" w16cid:durableId="2028E4CA"/>
  <w16cid:commentId w16cid:paraId="20605566" w16cid:durableId="1F85831B"/>
  <w16cid:commentId w16cid:paraId="2AB8DB49" w16cid:durableId="200B6C72"/>
  <w16cid:commentId w16cid:paraId="2200F38C" w16cid:durableId="20166134"/>
  <w16cid:commentId w16cid:paraId="775C802B" w16cid:durableId="201DB6F5"/>
  <w16cid:commentId w16cid:paraId="60BF7BEF" w16cid:durableId="200B6DCF"/>
  <w16cid:commentId w16cid:paraId="1B21FDE4" w16cid:durableId="20166223"/>
  <w16cid:commentId w16cid:paraId="2D02692D" w16cid:durableId="200CBF9D"/>
  <w16cid:commentId w16cid:paraId="66ACB31F" w16cid:durableId="2016629C"/>
  <w16cid:commentId w16cid:paraId="451C20B3" w16cid:durableId="201DAEA6"/>
  <w16cid:commentId w16cid:paraId="1E0904D2" w16cid:durableId="201662F9"/>
  <w16cid:commentId w16cid:paraId="739AF5FD" w16cid:durableId="2016630F"/>
  <w16cid:commentId w16cid:paraId="6F764DDA" w16cid:durableId="20229213"/>
  <w16cid:commentId w16cid:paraId="457C4B6A" w16cid:durableId="2028E511"/>
  <w16cid:commentId w16cid:paraId="29CB549E" w16cid:durableId="1FD0A240"/>
  <w16cid:commentId w16cid:paraId="79040B79" w16cid:durableId="2000EC1B"/>
  <w16cid:commentId w16cid:paraId="27695DC7" w16cid:durableId="200455E1"/>
  <w16cid:commentId w16cid:paraId="1C540CFB" w16cid:durableId="20229E5D"/>
  <w16cid:commentId w16cid:paraId="3B8B4711" w16cid:durableId="2028E547"/>
  <w16cid:commentId w16cid:paraId="7670E5FD" w16cid:durableId="1FD0A337"/>
  <w16cid:commentId w16cid:paraId="750B3CEB" w16cid:durableId="1FF54A0E"/>
  <w16cid:commentId w16cid:paraId="2941D301" w16cid:durableId="1FD0A39C"/>
  <w16cid:commentId w16cid:paraId="7DB6D5A7" w16cid:durableId="1FF549BF"/>
  <w16cid:commentId w16cid:paraId="5128CBB3" w16cid:durableId="2000ED01"/>
  <w16cid:commentId w16cid:paraId="433F7FE2" w16cid:durableId="200456E0"/>
  <w16cid:commentId w16cid:paraId="25553230" w16cid:durableId="200456F4"/>
  <w16cid:commentId w16cid:paraId="4F72F286" w16cid:durableId="20100A50"/>
  <w16cid:commentId w16cid:paraId="0820C378" w16cid:durableId="2004571C"/>
  <w16cid:commentId w16cid:paraId="58B5AD5D" w16cid:durableId="2028E614"/>
  <w16cid:commentId w16cid:paraId="29A335A7" w16cid:durableId="2028E69A"/>
  <w16cid:commentId w16cid:paraId="462118AB" w16cid:durableId="20319138"/>
  <w16cid:commentId w16cid:paraId="7833C2E5" w16cid:durableId="203B61DD"/>
  <w16cid:commentId w16cid:paraId="139A9AAE" w16cid:durableId="20166068"/>
  <w16cid:commentId w16cid:paraId="5ACEB56B" w16cid:durableId="20100A34"/>
  <w16cid:commentId w16cid:paraId="0B8D7CA8" w16cid:durableId="2028E6B0"/>
  <w16cid:commentId w16cid:paraId="75CD26AF" w16cid:durableId="203190C4"/>
  <w16cid:commentId w16cid:paraId="1BB8153B" w16cid:durableId="2004575E"/>
  <w16cid:commentId w16cid:paraId="52F7EC08" w16cid:durableId="2028E6D3"/>
  <w16cid:commentId w16cid:paraId="4543C9CC" w16cid:durableId="2031914F"/>
  <w16cid:commentId w16cid:paraId="27A5B8FC" w16cid:durableId="202D553C"/>
  <w16cid:commentId w16cid:paraId="789348B1" w16cid:durableId="2035278A"/>
  <w16cid:commentId w16cid:paraId="4A6052C0" w16cid:durableId="203A18DB"/>
  <w16cid:commentId w16cid:paraId="170D3103" w16cid:durableId="203D0EC2"/>
  <w16cid:commentId w16cid:paraId="2F9CD1F3" w16cid:durableId="203527C5"/>
  <w16cid:commentId w16cid:paraId="53DB7CCF" w16cid:durableId="203A1FB3"/>
  <w16cid:commentId w16cid:paraId="674CFEB3" w16cid:durableId="203B6334"/>
  <w16cid:commentId w16cid:paraId="48B8B9EB" w16cid:durableId="203D1314"/>
  <w16cid:commentId w16cid:paraId="6048E95F" w16cid:durableId="203B6367"/>
  <w16cid:commentId w16cid:paraId="4E476A14" w16cid:durableId="203D1930"/>
  <w16cid:commentId w16cid:paraId="3DA89C43" w16cid:durableId="203C0316"/>
  <w16cid:commentId w16cid:paraId="1AF36F72" w16cid:durableId="203C03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AD" w15:userId="S::eri2005@missouristate.edu::245520d0-72e6-44b8-b90c-1c94bdd95622"/>
  </w15:person>
  <w15:person w15:author="Buchanan, Erin M [2]">
    <w15:presenceInfo w15:providerId="Windows Live" w15:userId="245520d0-72e6-44b8-b90c-1c94bdd95622"/>
  </w15:person>
  <w15:person w15:author="Erin Buchanan">
    <w15:presenceInfo w15:providerId="AD" w15:userId="S::ebuchanan@harrisburgu.edu::a202a620-6e05-42b1-a3fc-fcfad0b42cdc"/>
  </w15:person>
  <w15:person w15:author="Wikowsky, Addie J">
    <w15:presenceInfo w15:providerId="AD" w15:userId="S::add0623@live.missouristate.edu::ffb3e315-145e-42d7-bd8d-35629c1361af"/>
  </w15:person>
  <w15:person w15:author="Wikowsky, Addie J [2]">
    <w15:presenceInfo w15:providerId="Windows Live" w15:userId="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902D5"/>
    <w:rsid w:val="00090527"/>
    <w:rsid w:val="00095B46"/>
    <w:rsid w:val="000A501F"/>
    <w:rsid w:val="000A529B"/>
    <w:rsid w:val="000B0FBD"/>
    <w:rsid w:val="000B1218"/>
    <w:rsid w:val="000B35F5"/>
    <w:rsid w:val="000B7E35"/>
    <w:rsid w:val="000C1B51"/>
    <w:rsid w:val="000E41BC"/>
    <w:rsid w:val="000E6226"/>
    <w:rsid w:val="001047B9"/>
    <w:rsid w:val="00105BC3"/>
    <w:rsid w:val="00121DDC"/>
    <w:rsid w:val="00132173"/>
    <w:rsid w:val="00136B5B"/>
    <w:rsid w:val="0017047A"/>
    <w:rsid w:val="00172331"/>
    <w:rsid w:val="00172E50"/>
    <w:rsid w:val="00193DB4"/>
    <w:rsid w:val="0019502F"/>
    <w:rsid w:val="001B12ED"/>
    <w:rsid w:val="001B43AC"/>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64AA"/>
    <w:rsid w:val="002D2C63"/>
    <w:rsid w:val="002D4D52"/>
    <w:rsid w:val="00300759"/>
    <w:rsid w:val="003046FD"/>
    <w:rsid w:val="003142A6"/>
    <w:rsid w:val="00331E9F"/>
    <w:rsid w:val="00333649"/>
    <w:rsid w:val="00346B65"/>
    <w:rsid w:val="003618BC"/>
    <w:rsid w:val="00396FFB"/>
    <w:rsid w:val="003A286F"/>
    <w:rsid w:val="003A4769"/>
    <w:rsid w:val="003A6290"/>
    <w:rsid w:val="003A6405"/>
    <w:rsid w:val="003A6E24"/>
    <w:rsid w:val="003C6C31"/>
    <w:rsid w:val="003D1931"/>
    <w:rsid w:val="003E5DAE"/>
    <w:rsid w:val="003E6039"/>
    <w:rsid w:val="00410B47"/>
    <w:rsid w:val="004158CD"/>
    <w:rsid w:val="00422F15"/>
    <w:rsid w:val="00430FFC"/>
    <w:rsid w:val="004328C5"/>
    <w:rsid w:val="00445F23"/>
    <w:rsid w:val="004654A5"/>
    <w:rsid w:val="00467B18"/>
    <w:rsid w:val="00486C6A"/>
    <w:rsid w:val="00491EF5"/>
    <w:rsid w:val="00494363"/>
    <w:rsid w:val="004D03FD"/>
    <w:rsid w:val="004D0D20"/>
    <w:rsid w:val="004D120D"/>
    <w:rsid w:val="00500FFE"/>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E7"/>
    <w:rsid w:val="007F1373"/>
    <w:rsid w:val="007F5C61"/>
    <w:rsid w:val="00801F4C"/>
    <w:rsid w:val="00802CE8"/>
    <w:rsid w:val="008037C0"/>
    <w:rsid w:val="00805883"/>
    <w:rsid w:val="00823C8E"/>
    <w:rsid w:val="00830C1A"/>
    <w:rsid w:val="00851DC5"/>
    <w:rsid w:val="008632DD"/>
    <w:rsid w:val="00882BE1"/>
    <w:rsid w:val="008870E8"/>
    <w:rsid w:val="0089050F"/>
    <w:rsid w:val="008945D3"/>
    <w:rsid w:val="008945EC"/>
    <w:rsid w:val="008A4135"/>
    <w:rsid w:val="008A5AC9"/>
    <w:rsid w:val="008B2882"/>
    <w:rsid w:val="008D156A"/>
    <w:rsid w:val="008D5A2E"/>
    <w:rsid w:val="008F7CA0"/>
    <w:rsid w:val="00900BB2"/>
    <w:rsid w:val="009072E9"/>
    <w:rsid w:val="00914872"/>
    <w:rsid w:val="00914D30"/>
    <w:rsid w:val="00925C1E"/>
    <w:rsid w:val="009336E8"/>
    <w:rsid w:val="00946970"/>
    <w:rsid w:val="009520B2"/>
    <w:rsid w:val="00977425"/>
    <w:rsid w:val="0098043F"/>
    <w:rsid w:val="0098290D"/>
    <w:rsid w:val="00990FDA"/>
    <w:rsid w:val="009A4126"/>
    <w:rsid w:val="009B2003"/>
    <w:rsid w:val="009D5042"/>
    <w:rsid w:val="009E34FC"/>
    <w:rsid w:val="009F4725"/>
    <w:rsid w:val="00A045AA"/>
    <w:rsid w:val="00A06B00"/>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120B3"/>
    <w:rsid w:val="00F2110B"/>
    <w:rsid w:val="00F36860"/>
    <w:rsid w:val="00F4093B"/>
    <w:rsid w:val="00F4188A"/>
    <w:rsid w:val="00F62C2B"/>
    <w:rsid w:val="00F77EFE"/>
    <w:rsid w:val="00F851D0"/>
    <w:rsid w:val="00F90B4E"/>
    <w:rsid w:val="00FD0F03"/>
    <w:rsid w:val="00FF6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19</Pages>
  <Words>4250</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167</cp:revision>
  <dcterms:created xsi:type="dcterms:W3CDTF">2018-10-24T08:06:00Z</dcterms:created>
  <dcterms:modified xsi:type="dcterms:W3CDTF">2019-03-21T02:42:00Z</dcterms:modified>
</cp:coreProperties>
</file>