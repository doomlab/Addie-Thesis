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0"/>
      <w:r>
        <w:rPr>
          <w:color w:val="000000"/>
        </w:rPr>
        <w:t>processes</w:t>
      </w:r>
      <w:commentRangeEnd w:id="0"/>
      <w:r>
        <w:rPr>
          <w:rStyle w:val="CommentReference"/>
        </w:rPr>
        <w:commentReference w:id="0"/>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1"/>
      <w:r>
        <w:t>encoding</w:t>
      </w:r>
      <w:commentRangeEnd w:id="1"/>
      <w:r>
        <w:rPr>
          <w:rStyle w:val="CommentReference"/>
        </w:rPr>
        <w:commentReference w:id="1"/>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0C6E4A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2"/>
      <w:r>
        <w:t xml:space="preserve">One factor </w:t>
      </w:r>
      <w:commentRangeEnd w:id="2"/>
      <w:r>
        <w:rPr>
          <w:rStyle w:val="CommentReference"/>
        </w:rPr>
        <w:commentReference w:id="2"/>
      </w:r>
      <w:r>
        <w:t>is intelligence, specifically fluid intelligence (</w:t>
      </w:r>
      <w:r>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3"/>
      <w:r>
        <w:t>observable</w:t>
      </w:r>
      <w:commentRangeEnd w:id="3"/>
      <w:r>
        <w:rPr>
          <w:rStyle w:val="CommentReference"/>
        </w:rPr>
        <w:commentReference w:id="3"/>
      </w:r>
      <w:r>
        <w:t xml:space="preserve">.. </w:t>
      </w:r>
      <w:commentRangeStart w:id="4"/>
      <w:r w:rsidRPr="00A56001">
        <w:t>Jaeggi</w:t>
      </w:r>
      <w:commentRangeEnd w:id="4"/>
      <w:r>
        <w:rPr>
          <w:rStyle w:val="CommentReference"/>
        </w:rPr>
        <w:commentReference w:id="4"/>
      </w:r>
      <w:r>
        <w:t xml:space="preserve"> et al. (2008) classify </w:t>
      </w:r>
      <w:r w:rsidR="00EA041A">
        <w:rPr>
          <w:i/>
        </w:rPr>
        <w:t>gF</w:t>
      </w:r>
      <w:r>
        <w:t xml:space="preserve"> as a human ability that allows participants to adapt their thinking to the problem at hand regardless of acquired </w:t>
      </w:r>
      <w:commentRangeStart w:id="5"/>
      <w:r>
        <w:t>knowledge</w:t>
      </w:r>
      <w:commentRangeEnd w:id="5"/>
      <w:r>
        <w:rPr>
          <w:rStyle w:val="CommentReference"/>
        </w:rPr>
        <w:commentReference w:id="5"/>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6"/>
      <w:commentRangeStart w:id="7"/>
      <w:r>
        <w:t>expanding</w:t>
      </w:r>
      <w:commentRangeEnd w:id="6"/>
      <w:commentRangeEnd w:id="7"/>
      <w:r>
        <w:rPr>
          <w:rStyle w:val="CommentReference"/>
        </w:rPr>
        <w:commentReference w:id="6"/>
      </w:r>
      <w:r>
        <w:rPr>
          <w:rStyle w:val="CommentReference"/>
        </w:rPr>
        <w:commentReference w:id="7"/>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ins w:id="8" w:author="Erin Buchanan" w:date="2019-02-19T11:02:00Z">
        <w:r w:rsidR="00C77DB2">
          <w:t>:</w:t>
        </w:r>
      </w:ins>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262C5034" w14:textId="5478FB32" w:rsidR="00121DDC" w:rsidDel="00EA041A" w:rsidRDefault="00121DDC" w:rsidP="00121DDC">
      <w:pPr>
        <w:spacing w:line="480" w:lineRule="auto"/>
        <w:ind w:firstLine="720"/>
        <w:rPr>
          <w:del w:id="9" w:author="Wikowsky, Addie J" w:date="2019-02-24T23:57:00Z"/>
        </w:rPr>
      </w:pPr>
      <w:commentRangeStart w:id="10"/>
      <w:commentRangeStart w:id="11"/>
      <w:commentRangeStart w:id="12"/>
      <w:del w:id="13" w:author="Wikowsky, Addie J" w:date="2019-02-24T23:58:00Z">
        <w:r w:rsidDel="00EA041A">
          <w:rPr>
            <w:color w:val="000000" w:themeColor="text1"/>
          </w:rPr>
          <w:lastRenderedPageBreak/>
          <w:delText>The Online Working Memory Lab (OWL) is an online version of these various complex spans including the automated operation span, reading span, symmetry span, and running span (Hicks, Foster, &amp; Engle, 2016). The OWL is available for most operating systems allowing labs all over the world to utilize their tasks.</w:delText>
        </w:r>
      </w:del>
    </w:p>
    <w:p w14:paraId="0D0DB050" w14:textId="2049B259" w:rsidR="00121DDC" w:rsidRPr="003473E7" w:rsidRDefault="00121DDC" w:rsidP="00EA041A">
      <w:pPr>
        <w:spacing w:line="480" w:lineRule="auto"/>
        <w:ind w:firstLine="720"/>
        <w:rPr>
          <w:color w:val="000000" w:themeColor="text1"/>
        </w:rPr>
      </w:pPr>
      <w:r>
        <w:t>One</w:t>
      </w:r>
      <w:commentRangeEnd w:id="10"/>
      <w:r w:rsidR="00EA041A">
        <w:rPr>
          <w:rStyle w:val="CommentReference"/>
        </w:rPr>
        <w:commentReference w:id="10"/>
      </w:r>
      <w:commentRangeEnd w:id="11"/>
      <w:r w:rsidR="00606DD4">
        <w:rPr>
          <w:rStyle w:val="CommentReference"/>
        </w:rPr>
        <w:commentReference w:id="11"/>
      </w:r>
      <w:commentRangeEnd w:id="12"/>
      <w:r w:rsidR="000B1218">
        <w:rPr>
          <w:rStyle w:val="CommentReference"/>
        </w:rPr>
        <w:commentReference w:id="12"/>
      </w:r>
      <w:r>
        <w:t xml:space="preserve"> of the most used tests to measure WM is the Operation Span (OSPAN) created by Turner and Engle (</w:t>
      </w:r>
      <w:commentRangeStart w:id="14"/>
      <w:commentRangeStart w:id="15"/>
      <w:r>
        <w:rPr>
          <w:color w:val="000000" w:themeColor="text1"/>
        </w:rPr>
        <w:t>1989</w:t>
      </w:r>
      <w:commentRangeEnd w:id="14"/>
      <w:r>
        <w:rPr>
          <w:rStyle w:val="CommentReference"/>
        </w:rPr>
        <w:commentReference w:id="14"/>
      </w:r>
      <w:commentRangeEnd w:id="15"/>
      <w:r>
        <w:rPr>
          <w:rStyle w:val="CommentReference"/>
        </w:rPr>
        <w:commentReference w:id="15"/>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6"/>
      <w:commentRangeStart w:id="17"/>
      <w:r>
        <w:t>automated</w:t>
      </w:r>
      <w:commentRangeEnd w:id="16"/>
      <w:r w:rsidR="00A06B00">
        <w:rPr>
          <w:rStyle w:val="CommentReference"/>
        </w:rPr>
        <w:commentReference w:id="16"/>
      </w:r>
      <w:commentRangeEnd w:id="17"/>
      <w:r w:rsidR="00D36AAE">
        <w:rPr>
          <w:rStyle w:val="CommentReference"/>
        </w:rPr>
        <w:commentReference w:id="17"/>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ins w:id="18" w:author="Erin Buchanan" w:date="2019-02-19T11:05:00Z">
        <w:r w:rsidR="007D180D">
          <w:t>,</w:t>
        </w:r>
      </w:ins>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ins w:id="19" w:author="Erin Buchanan" w:date="2019-02-19T11:06:00Z">
        <w:r w:rsidR="006B628A">
          <w:t>s</w:t>
        </w:r>
      </w:ins>
      <w:r w:rsidR="00925C1E">
        <w:t xml:space="preserve"> or word</w:t>
      </w:r>
      <w:ins w:id="20" w:author="Erin Buchanan" w:date="2019-02-19T11:06:00Z">
        <w:r w:rsidR="006B628A">
          <w:t>s</w:t>
        </w:r>
      </w:ins>
      <w:r w:rsidR="00925C1E">
        <w:t xml:space="preserve"> for each set. The researcher is also given a report on the participants math errors to account for accuracy.</w:t>
      </w:r>
    </w:p>
    <w:p w14:paraId="6131A33C" w14:textId="01D66B7A"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ins w:id="21" w:author="Erin Buchanan" w:date="2019-02-19T11:06:00Z">
        <w:r w:rsidR="007F1373">
          <w:t>,</w:t>
        </w:r>
      </w:ins>
      <w:r>
        <w:t xml:space="preserve"> participants read sentences out loud to the experimenter</w:t>
      </w:r>
      <w:ins w:id="22" w:author="Erin Buchanan" w:date="2019-02-19T11:06:00Z">
        <w:r w:rsidR="007F1373">
          <w:t xml:space="preserve">. </w:t>
        </w:r>
      </w:ins>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ins w:id="23" w:author="Erin Buchanan" w:date="2019-02-19T11:07:00Z">
        <w:r w:rsidR="007F1373">
          <w:t>,</w:t>
        </w:r>
      </w:ins>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24"/>
      <w:r>
        <w:t>not</w:t>
      </w:r>
      <w:commentRangeEnd w:id="24"/>
      <w:r>
        <w:rPr>
          <w:rStyle w:val="CommentReference"/>
        </w:rPr>
        <w:commentReference w:id="24"/>
      </w:r>
      <w:r w:rsidR="007F1373">
        <w:t xml:space="preserve"> for 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25"/>
      <w:r w:rsidR="007C5AF4">
        <w:t>3</w:t>
      </w:r>
      <w:commentRangeEnd w:id="25"/>
      <w:r w:rsidR="00C075E5">
        <w:rPr>
          <w:rStyle w:val="CommentReference"/>
        </w:rPr>
        <w:commentReference w:id="25"/>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26"/>
      <w:r w:rsidR="00121DDC">
        <w:rPr>
          <w:color w:val="000000" w:themeColor="text1"/>
        </w:rPr>
        <w:t>Back</w:t>
      </w:r>
      <w:commentRangeEnd w:id="26"/>
      <w:r w:rsidR="00121DDC">
        <w:rPr>
          <w:rStyle w:val="CommentReference"/>
        </w:rPr>
        <w:commentReference w:id="26"/>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ins w:id="27" w:author="Erin Buchanan" w:date="2019-02-19T11:09:00Z">
        <w:r w:rsidR="00E20861">
          <w:rPr>
            <w:color w:val="000000" w:themeColor="text1"/>
          </w:rPr>
          <w:t>,</w:t>
        </w:r>
      </w:ins>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ins w:id="28" w:author="Erin Buchanan" w:date="2019-02-19T11:10:00Z">
        <w:r w:rsidR="00D71C6F">
          <w:rPr>
            <w:color w:val="000000" w:themeColor="text1"/>
          </w:rPr>
          <w:t>,</w:t>
        </w:r>
      </w:ins>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5771216D" w:rsidR="005F4393" w:rsidRDefault="00B2409E" w:rsidP="00C96FDA">
      <w:pPr>
        <w:spacing w:line="480" w:lineRule="auto"/>
        <w:ind w:firstLine="720"/>
        <w:rPr>
          <w:color w:val="000000" w:themeColor="text1"/>
        </w:rPr>
      </w:pPr>
      <w:r>
        <w:rPr>
          <w:color w:val="000000" w:themeColor="text1"/>
        </w:rPr>
        <w:lastRenderedPageBreak/>
        <w:t>The Raven</w:t>
      </w:r>
      <w:ins w:id="29" w:author="Wikowsky, Addie J" w:date="2019-02-16T04:17:00Z">
        <w:r w:rsidR="00B83EEA">
          <w:rPr>
            <w:color w:val="000000" w:themeColor="text1"/>
          </w:rPr>
          <w:t xml:space="preserve"> </w:t>
        </w:r>
      </w:ins>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30"/>
      <w:commentRangeStart w:id="31"/>
      <w:r w:rsidR="00743ADE" w:rsidRPr="00E97A75">
        <w:rPr>
          <w:i/>
          <w:color w:val="000000" w:themeColor="text1"/>
        </w:rPr>
        <w:t>gF</w:t>
      </w:r>
      <w:commentRangeEnd w:id="30"/>
      <w:r w:rsidR="00D71C6F" w:rsidRPr="00E97A75">
        <w:rPr>
          <w:rStyle w:val="CommentReference"/>
          <w:i/>
        </w:rPr>
        <w:commentReference w:id="30"/>
      </w:r>
      <w:commentRangeEnd w:id="31"/>
      <w:r w:rsidR="00EA041A" w:rsidRPr="00E97A75">
        <w:rPr>
          <w:rStyle w:val="CommentReference"/>
          <w:i/>
        </w:rPr>
        <w:commentReference w:id="31"/>
      </w:r>
      <w:r w:rsidR="007B7CD1">
        <w:rPr>
          <w:color w:val="000000" w:themeColor="text1"/>
        </w:rPr>
        <w:t xml:space="preserve">. </w:t>
      </w:r>
      <w:r w:rsidR="00FD0F03">
        <w:rPr>
          <w:color w:val="000000" w:themeColor="text1"/>
        </w:rPr>
        <w:t>Raven (1936)</w:t>
      </w:r>
      <w:ins w:id="32" w:author="Wikowsky, Addie J" w:date="2019-02-16T04:17:00Z">
        <w:r w:rsidR="00B83EEA">
          <w:rPr>
            <w:color w:val="000000" w:themeColor="text1"/>
          </w:rPr>
          <w:t xml:space="preserve"> </w:t>
        </w:r>
      </w:ins>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33"/>
      <w:r w:rsidR="008037C0">
        <w:rPr>
          <w:color w:val="000000" w:themeColor="text1"/>
        </w:rPr>
        <w:t>correct</w:t>
      </w:r>
      <w:commentRangeEnd w:id="33"/>
      <w:r w:rsidR="001F3CCF">
        <w:rPr>
          <w:rStyle w:val="CommentReference"/>
        </w:rPr>
        <w:commentReference w:id="33"/>
      </w:r>
      <w:r w:rsidR="008037C0">
        <w:rPr>
          <w:color w:val="000000" w:themeColor="text1"/>
        </w:rPr>
        <w:t xml:space="preserve">. These raw scores are then compared to percentiles based on the participants </w:t>
      </w:r>
      <w:commentRangeStart w:id="34"/>
      <w:r w:rsidR="008037C0">
        <w:rPr>
          <w:color w:val="000000" w:themeColor="text1"/>
        </w:rPr>
        <w:t>age</w:t>
      </w:r>
      <w:commentRangeEnd w:id="34"/>
      <w:r w:rsidR="001F3CCF">
        <w:rPr>
          <w:rStyle w:val="CommentReference"/>
        </w:rPr>
        <w:commentReference w:id="34"/>
      </w:r>
      <w:r w:rsidR="008037C0">
        <w:rPr>
          <w:color w:val="000000" w:themeColor="text1"/>
        </w:rPr>
        <w:t>.</w:t>
      </w:r>
      <w:r w:rsidR="00C12355">
        <w:rPr>
          <w:color w:val="000000" w:themeColor="text1"/>
        </w:rPr>
        <w:t xml:space="preserve"> Researchers can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2A1C282B" w:rsidR="00946970" w:rsidRDefault="00946970" w:rsidP="00C96FDA">
      <w:pPr>
        <w:spacing w:line="480" w:lineRule="auto"/>
        <w:ind w:firstLine="720"/>
      </w:pPr>
      <w:commentRangeStart w:id="35"/>
      <w:commentRangeStart w:id="36"/>
      <w:r>
        <w:rPr>
          <w:color w:val="000000" w:themeColor="text1"/>
        </w:rPr>
        <w:t xml:space="preserve">Conway </w:t>
      </w:r>
      <w:commentRangeEnd w:id="35"/>
      <w:r w:rsidR="00E77F14">
        <w:rPr>
          <w:rStyle w:val="CommentReference"/>
        </w:rPr>
        <w:commentReference w:id="35"/>
      </w:r>
      <w:commentRangeEnd w:id="36"/>
      <w:r w:rsidR="00C36548">
        <w:rPr>
          <w:rStyle w:val="CommentReference"/>
        </w:rPr>
        <w:commentReference w:id="36"/>
      </w:r>
      <w:r>
        <w:rPr>
          <w:color w:val="000000" w:themeColor="text1"/>
        </w:rPr>
        <w:t>et al. (2002) presented a latent variable analysis between WM</w:t>
      </w:r>
      <w:ins w:id="37" w:author="Erin Buchanan" w:date="2019-03-05T12:07:00Z">
        <w:r w:rsidR="00BA5967">
          <w:rPr>
            <w:color w:val="000000" w:themeColor="text1"/>
          </w:rPr>
          <w:t>,</w:t>
        </w:r>
      </w:ins>
      <w:r>
        <w:rPr>
          <w:color w:val="000000" w:themeColor="text1"/>
        </w:rPr>
        <w:t xml:space="preserve"> </w:t>
      </w:r>
      <w:r w:rsidRPr="00E97A75">
        <w:rPr>
          <w:i/>
          <w:color w:val="000000" w:themeColor="text1"/>
        </w:rPr>
        <w:t>gF</w:t>
      </w:r>
      <w:r>
        <w:rPr>
          <w:color w:val="000000" w:themeColor="text1"/>
        </w:rPr>
        <w:t>, STM</w:t>
      </w:r>
      <w:ins w:id="38" w:author="Erin Buchanan" w:date="2019-03-05T12:07:00Z">
        <w:r w:rsidR="00BA5967">
          <w:rPr>
            <w:color w:val="000000" w:themeColor="text1"/>
          </w:rPr>
          <w:t>,</w:t>
        </w:r>
      </w:ins>
      <w:r>
        <w:rPr>
          <w:color w:val="000000" w:themeColor="text1"/>
        </w:rPr>
        <w:t xml:space="preserve"> and processing speed. In their study</w:t>
      </w:r>
      <w:ins w:id="39" w:author="Erin Buchanan" w:date="2019-03-05T12:07:00Z">
        <w:r w:rsidR="00C36548">
          <w:rPr>
            <w:color w:val="000000" w:themeColor="text1"/>
          </w:rPr>
          <w:t>,</w:t>
        </w:r>
      </w:ins>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40"/>
      <w:r>
        <w:t xml:space="preserve"> </w:t>
      </w:r>
      <w:commentRangeEnd w:id="40"/>
      <w:r w:rsidR="003D1931">
        <w:rPr>
          <w:rStyle w:val="CommentReference"/>
        </w:rPr>
        <w:commentReference w:id="40"/>
      </w:r>
      <w:r>
        <w:t>are able to recall their skill better and faster, they are perceived as more intelligent. This</w:t>
      </w:r>
      <w:ins w:id="41" w:author="Erin Buchanan" w:date="2018-12-28T13:23:00Z">
        <w:r w:rsidR="008632DD">
          <w:t xml:space="preserve"> effect</w:t>
        </w:r>
      </w:ins>
      <w:r>
        <w:t xml:space="preserve"> has been demonstrated primarily with the skillsets of chess (Chase </w:t>
      </w:r>
      <w:ins w:id="42" w:author="Erin Buchanan" w:date="2018-12-28T13:23:00Z">
        <w:r w:rsidR="008632DD">
          <w:t xml:space="preserve">&amp; </w:t>
        </w:r>
      </w:ins>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ins w:id="43" w:author="Erin Buchanan" w:date="2018-12-28T13:23:00Z">
        <w:r w:rsidR="008632DD">
          <w:t>(</w:t>
        </w:r>
      </w:ins>
      <w:r>
        <w:t>1973</w:t>
      </w:r>
      <w:ins w:id="44" w:author="Erin Buchanan" w:date="2018-12-28T13:23:00Z">
        <w:r w:rsidR="008632DD">
          <w:t>)</w:t>
        </w:r>
      </w:ins>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45"/>
      <w:commentRangeStart w:id="46"/>
      <w:commentRangeStart w:id="47"/>
      <w:commentRangeStart w:id="48"/>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45"/>
      <w:r w:rsidR="00E658B1">
        <w:rPr>
          <w:rStyle w:val="CommentReference"/>
        </w:rPr>
        <w:commentReference w:id="45"/>
      </w:r>
      <w:commentRangeEnd w:id="46"/>
      <w:r w:rsidR="00882BE1">
        <w:rPr>
          <w:rStyle w:val="CommentReference"/>
        </w:rPr>
        <w:commentReference w:id="46"/>
      </w:r>
      <w:commentRangeEnd w:id="47"/>
      <w:r w:rsidR="00B3050C">
        <w:rPr>
          <w:rStyle w:val="CommentReference"/>
        </w:rPr>
        <w:commentReference w:id="47"/>
      </w:r>
      <w:commentRangeEnd w:id="48"/>
      <w:r w:rsidR="00C35CCC">
        <w:rPr>
          <w:rStyle w:val="CommentReference"/>
        </w:rPr>
        <w:commentReference w:id="4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49"/>
      <w:commentRangeStart w:id="50"/>
      <w:r>
        <w:t>participants</w:t>
      </w:r>
      <w:commentRangeEnd w:id="49"/>
      <w:r w:rsidR="00515130">
        <w:rPr>
          <w:rStyle w:val="CommentReference"/>
        </w:rPr>
        <w:commentReference w:id="49"/>
      </w:r>
      <w:commentRangeEnd w:id="50"/>
      <w:r w:rsidR="00CA104D">
        <w:t xml:space="preserve">, </w:t>
      </w:r>
      <w:r w:rsidR="00223DAE">
        <w:rPr>
          <w:rStyle w:val="CommentReference"/>
        </w:rPr>
        <w:commentReference w:id="50"/>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4351C729" w:rsidR="00754BE9" w:rsidRDefault="00AE597B" w:rsidP="00AE597B">
      <w:pPr>
        <w:spacing w:line="480" w:lineRule="auto"/>
        <w:ind w:firstLine="720"/>
        <w:rPr>
          <w:ins w:id="51"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Theses surface structures refer to objects, terms, or configurations of the problem presented. </w:t>
      </w:r>
    </w:p>
    <w:p w14:paraId="58A0E5BC" w14:textId="06098381" w:rsidR="00AB5AC2" w:rsidRDefault="00AE597B" w:rsidP="00C96FDA">
      <w:pPr>
        <w:spacing w:line="480" w:lineRule="auto"/>
        <w:ind w:firstLine="720"/>
      </w:pPr>
      <w:r>
        <w:t>In the second part of the study</w:t>
      </w:r>
      <w:ins w:id="52" w:author="Erin Buchanan" w:date="2018-12-28T13:28:00Z">
        <w:r w:rsidR="00754BE9">
          <w:t>,</w:t>
        </w:r>
      </w:ins>
      <w:r>
        <w:t xml:space="preserve"> the experts and novices were presented a new set of 20 physic problems. This part of the study also included an intermediate </w:t>
      </w:r>
      <w:commentRangeStart w:id="53"/>
      <w:commentRangeStart w:id="54"/>
      <w:commentRangeStart w:id="55"/>
      <w:commentRangeStart w:id="56"/>
      <w:r>
        <w:t>participant</w:t>
      </w:r>
      <w:commentRangeEnd w:id="53"/>
      <w:r w:rsidR="00D07D17">
        <w:rPr>
          <w:rStyle w:val="CommentReference"/>
        </w:rPr>
        <w:commentReference w:id="53"/>
      </w:r>
      <w:commentRangeEnd w:id="54"/>
      <w:r w:rsidR="00223DAE">
        <w:rPr>
          <w:rStyle w:val="CommentReference"/>
        </w:rPr>
        <w:commentReference w:id="54"/>
      </w:r>
      <w:commentRangeEnd w:id="55"/>
      <w:r w:rsidR="00E658B1">
        <w:rPr>
          <w:rStyle w:val="CommentReference"/>
        </w:rPr>
        <w:commentReference w:id="55"/>
      </w:r>
      <w:commentRangeEnd w:id="56"/>
      <w:r w:rsidR="00645FF3">
        <w:rPr>
          <w:rStyle w:val="CommentReference"/>
        </w:rPr>
        <w:commentReference w:id="56"/>
      </w:r>
      <w:r>
        <w:t xml:space="preserve"> who was a fourth-year physics major. These problems were created to include both physic laws and surface features combined to see how the participants would categorize them. The results were replicated from the previous study by the expert and the novice participant</w:t>
      </w:r>
      <w:ins w:id="57" w:author="Erin Buchanan" w:date="2018-12-28T13:29:00Z">
        <w:r w:rsidR="007D1E8B">
          <w:t>s</w:t>
        </w:r>
      </w:ins>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3DFE8940" w14:textId="799E4B37" w:rsidR="000E41BC" w:rsidRPr="000B35F5" w:rsidDel="00DC395E" w:rsidRDefault="000E41BC">
      <w:pPr>
        <w:spacing w:line="480" w:lineRule="auto"/>
        <w:ind w:firstLine="720"/>
        <w:rPr>
          <w:del w:id="58" w:author="Wikowsky, Addie J" w:date="2019-03-02T22:11:00Z"/>
        </w:rPr>
      </w:pPr>
      <w:r>
        <w:t xml:space="preserve">With </w:t>
      </w:r>
      <w:r w:rsidR="00C00078">
        <w:t xml:space="preserve">these three constructs combined, </w:t>
      </w:r>
      <w:r w:rsidR="004D0D20">
        <w:t xml:space="preserve">WM, </w:t>
      </w:r>
      <w:commentRangeStart w:id="59"/>
      <w:commentRangeStart w:id="60"/>
      <w:r w:rsidR="004D0D20" w:rsidRPr="004D0D20">
        <w:rPr>
          <w:i/>
        </w:rPr>
        <w:t>gF</w:t>
      </w:r>
      <w:commentRangeEnd w:id="59"/>
      <w:r w:rsidR="00D444AF">
        <w:rPr>
          <w:rStyle w:val="CommentReference"/>
        </w:rPr>
        <w:commentReference w:id="59"/>
      </w:r>
      <w:commentRangeEnd w:id="60"/>
      <w:r w:rsidR="006E3389">
        <w:rPr>
          <w:rStyle w:val="CommentReference"/>
        </w:rPr>
        <w:commentReference w:id="60"/>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del w:id="61" w:author="Wikowsky, Addie J" w:date="2019-03-02T20:00:00Z">
        <w:r w:rsidR="00AE2BE5" w:rsidRPr="000E41BC" w:rsidDel="000E41BC">
          <w:delText xml:space="preserve">WM is said to be linked to </w:delText>
        </w:r>
        <w:r w:rsidR="00AE2BE5" w:rsidRPr="000E41BC" w:rsidDel="000E41BC">
          <w:rPr>
            <w:i/>
          </w:rPr>
          <w:delText>gF</w:delText>
        </w:r>
        <w:r w:rsidR="00AE2BE5" w:rsidRPr="000E41BC" w:rsidDel="000E41BC">
          <w:delText xml:space="preserve"> by both constructs sharing a need from your secondary memory (</w:delText>
        </w:r>
        <w:r w:rsidRPr="000E41BC" w:rsidDel="000E41BC">
          <w:delText>Unsworth and Engle</w:delText>
        </w:r>
        <w:r w:rsidR="00AE2BE5" w:rsidRPr="000E41BC" w:rsidDel="000E41BC">
          <w:delText>, 20</w:delText>
        </w:r>
        <w:r w:rsidRPr="000E41BC" w:rsidDel="000E41BC">
          <w:delText>06</w:delText>
        </w:r>
        <w:r w:rsidR="00AE2BE5" w:rsidRPr="000E41BC" w:rsidDel="000E41BC">
          <w:delText xml:space="preserve">). </w:delText>
        </w:r>
      </w:del>
      <w:r w:rsidR="00AE2BE5" w:rsidRPr="000E41BC">
        <w:t>Shelton</w:t>
      </w:r>
      <w:r w:rsidR="00AE2BE5">
        <w:t xml:space="preserve"> et </w:t>
      </w:r>
      <w:commentRangeStart w:id="62"/>
      <w:r w:rsidR="00AE2BE5">
        <w:lastRenderedPageBreak/>
        <w:t>al</w:t>
      </w:r>
      <w:commentRangeEnd w:id="62"/>
      <w:r w:rsidR="00753F27">
        <w:rPr>
          <w:rStyle w:val="CommentReference"/>
        </w:rPr>
        <w:commentReference w:id="62"/>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del w:id="63" w:author="Wikowsky, Addie J" w:date="2019-03-08T20:17:00Z">
        <w:r w:rsidDel="00E97A75">
          <w:delText xml:space="preserve">. </w:delText>
        </w:r>
        <w:commentRangeStart w:id="64"/>
        <w:r w:rsidDel="00E97A75">
          <w:delText>They used the digit symbol and symbol search subtests from the WAIS-III for processing speed. The primary memory</w:delText>
        </w:r>
        <w:r w:rsidRPr="000E41BC" w:rsidDel="00E97A75">
          <w:delText xml:space="preserve"> </w:delText>
        </w:r>
        <w:r w:rsidDel="00E97A75">
          <w:delText>N-back for primary memory. The Story Recall, Verbal Paired Associates I, Family Pictures I from the WMS-III for secondary memory. The automated OSPAN, listening span, and working memory N-back for working memory</w:delText>
        </w:r>
      </w:del>
      <w:r>
        <w:t xml:space="preserve">. </w:t>
      </w:r>
      <w:commentRangeEnd w:id="64"/>
      <w:r w:rsidR="00786281">
        <w:rPr>
          <w:rStyle w:val="CommentReference"/>
        </w:rPr>
        <w:commentReference w:id="64"/>
      </w:r>
      <w:del w:id="65" w:author="Wikowsky, Addie J" w:date="2019-03-08T20:17:00Z">
        <w:r w:rsidDel="00E97A75">
          <w:delText xml:space="preserve">Finally, the AMP, and the block design and matrix reasoning from the WAIS-III, for </w:delText>
        </w:r>
        <w:r w:rsidDel="00E97A75">
          <w:rPr>
            <w:i/>
          </w:rPr>
          <w:delText>gF</w:delText>
        </w:r>
        <w:r w:rsidDel="00E97A75">
          <w:delText xml:space="preserve">. </w:delText>
        </w:r>
      </w:del>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7D6724C8" w14:textId="6AC31D4D" w:rsidR="00A74C41" w:rsidRDefault="00AB5AC2" w:rsidP="00DC395E">
      <w:pPr>
        <w:spacing w:line="480" w:lineRule="auto"/>
        <w:ind w:firstLine="720"/>
      </w:pPr>
      <w:del w:id="66" w:author="Wikowsky, Addie J" w:date="2019-03-02T22:11:00Z">
        <w:r w:rsidDel="00DC395E">
          <w:delText xml:space="preserve">Fukuda, Voegl, Mayr, </w:delText>
        </w:r>
        <w:r w:rsidR="007021C3" w:rsidDel="00DC395E">
          <w:delText>and</w:delText>
        </w:r>
        <w:r w:rsidDel="00DC395E">
          <w:delText xml:space="preserve"> Awh (2010) argue that the link between WM and </w:delText>
        </w:r>
        <w:r w:rsidDel="00DC395E">
          <w:rPr>
            <w:i/>
          </w:rPr>
          <w:delText xml:space="preserve">gF </w:delText>
        </w:r>
        <w:r w:rsidDel="00DC395E">
          <w:delText xml:space="preserve">is also a way to understand </w:delText>
        </w:r>
        <w:r w:rsidR="00A74C41" w:rsidDel="00DC395E">
          <w:delText>any basic understanding of overall general intelligence (</w:delText>
        </w:r>
        <w:r w:rsidR="00A74C41" w:rsidDel="00DC395E">
          <w:rPr>
            <w:i/>
          </w:rPr>
          <w:delText>g</w:delText>
        </w:r>
        <w:r w:rsidR="00A74C41" w:rsidDel="00DC395E">
          <w:delText xml:space="preserve">). </w:delText>
        </w:r>
      </w:del>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67"/>
      <w:commentRangeStart w:id="68"/>
      <w:commentRangeStart w:id="69"/>
      <w:r w:rsidR="00EA065E">
        <w:t>collected</w:t>
      </w:r>
      <w:commentRangeEnd w:id="67"/>
      <w:r w:rsidR="00E53146">
        <w:rPr>
          <w:rStyle w:val="CommentReference"/>
        </w:rPr>
        <w:commentReference w:id="67"/>
      </w:r>
      <w:commentRangeEnd w:id="68"/>
      <w:r w:rsidR="009520B2">
        <w:rPr>
          <w:rStyle w:val="CommentReference"/>
        </w:rPr>
        <w:commentReference w:id="68"/>
      </w:r>
      <w:commentRangeEnd w:id="69"/>
      <w:r w:rsidR="00396FFB">
        <w:rPr>
          <w:rStyle w:val="CommentReference"/>
        </w:rPr>
        <w:commentReference w:id="69"/>
      </w:r>
      <w:r w:rsidR="00EA065E">
        <w:t>. The participant</w:t>
      </w:r>
      <w:ins w:id="70" w:author="Erin Buchanan" w:date="2019-03-05T12:14:00Z">
        <w:r w:rsidR="00720C76">
          <w:t>s</w:t>
        </w:r>
      </w:ins>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71"/>
      <w:commentRangeEnd w:id="71"/>
      <w:r w:rsidR="007021C3">
        <w:rPr>
          <w:rStyle w:val="CommentReference"/>
        </w:rPr>
        <w:commentReference w:id="71"/>
      </w:r>
      <w:commentRangeStart w:id="72"/>
      <w:commentRangeEnd w:id="72"/>
      <w:r w:rsidR="006E3389">
        <w:rPr>
          <w:rStyle w:val="CommentReference"/>
        </w:rPr>
        <w:commentReference w:id="72"/>
      </w:r>
      <w:r w:rsidR="004D0D20">
        <w:t xml:space="preserve">that those who were an expert at the task (chess in this study), could make up for </w:t>
      </w:r>
      <w:r w:rsidR="009520B2">
        <w:t xml:space="preserve">a </w:t>
      </w:r>
      <w:r w:rsidR="003A6290">
        <w:t>lower measured</w:t>
      </w:r>
      <w:r w:rsidR="004D0D20">
        <w:t xml:space="preserve"> </w:t>
      </w:r>
      <w:commentRangeStart w:id="73"/>
      <w:commentRangeStart w:id="74"/>
      <w:r w:rsidR="004D0D20">
        <w:t>intelligence</w:t>
      </w:r>
      <w:commentRangeEnd w:id="73"/>
      <w:r w:rsidR="00720C76">
        <w:rPr>
          <w:rStyle w:val="CommentReference"/>
        </w:rPr>
        <w:commentReference w:id="73"/>
      </w:r>
      <w:commentRangeEnd w:id="74"/>
      <w:r w:rsidR="009520B2">
        <w:rPr>
          <w:rStyle w:val="CommentReference"/>
        </w:rPr>
        <w:commentReference w:id="74"/>
      </w:r>
      <w:r w:rsidR="009520B2">
        <w:t xml:space="preserve"> in other circumstances</w:t>
      </w:r>
      <w:r w:rsidR="004D0D20">
        <w:t xml:space="preserve">. </w:t>
      </w:r>
    </w:p>
    <w:p w14:paraId="52960B58" w14:textId="76AA2A38" w:rsidR="00DA589B" w:rsidRDefault="004D0D20" w:rsidP="00DA589B">
      <w:pPr>
        <w:spacing w:line="480" w:lineRule="auto"/>
        <w:ind w:firstLine="720"/>
      </w:pPr>
      <w:commentRangeStart w:id="75"/>
      <w:commentRangeStart w:id="76"/>
      <w:del w:id="77" w:author="Wikowsky, Addie J" w:date="2019-02-25T00:28:00Z">
        <w:r w:rsidDel="00DA63FF">
          <w:delText xml:space="preserve">While Guida, Gobet, Tardieu, and Nicolas (2012) </w:delText>
        </w:r>
        <w:r w:rsidR="008945D3" w:rsidDel="00DA63FF">
          <w:delText xml:space="preserve">noted that by using template theory (TT) with long-term working memory (LT-WMT), when an expert, the experts LTM is used as WM which would make that individuals memory storage and processing have higher processing. </w:delText>
        </w:r>
      </w:del>
      <w:commentRangeEnd w:id="75"/>
      <w:r w:rsidR="0029603F">
        <w:rPr>
          <w:rStyle w:val="CommentReference"/>
        </w:rPr>
        <w:commentReference w:id="75"/>
      </w:r>
      <w:r w:rsidR="008945D3">
        <w:t>T</w:t>
      </w:r>
      <w:r w:rsidR="00EA065E">
        <w:t>emplate</w:t>
      </w:r>
      <w:commentRangeEnd w:id="76"/>
      <w:r w:rsidR="00486C6A">
        <w:rPr>
          <w:rStyle w:val="CommentReference"/>
        </w:rPr>
        <w:commentReference w:id="76"/>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ins w:id="78" w:author="Erin Buchanan" w:date="2019-03-05T12:15:00Z">
        <w:r w:rsidR="00486C6A">
          <w:t>,</w:t>
        </w:r>
      </w:ins>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77777777" w:rsidR="006E3389"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w:t>
      </w:r>
      <w:commentRangeStart w:id="79"/>
      <w:r>
        <w:t>evaluating</w:t>
      </w:r>
      <w:commentRangeEnd w:id="79"/>
      <w:r w:rsidR="009520B2">
        <w:rPr>
          <w:rStyle w:val="CommentReference"/>
        </w:rPr>
        <w:commentReference w:id="79"/>
      </w:r>
      <w:r>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80"/>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80"/>
      <w:r w:rsidR="001B43AC">
        <w:rPr>
          <w:rStyle w:val="CommentReference"/>
        </w:rPr>
        <w:commentReference w:id="80"/>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ins w:id="81" w:author="Erin Buchanan" w:date="2019-03-14T19:17:00Z">
        <w:r>
          <w:rPr>
            <w:b/>
          </w:rPr>
          <w:t>Materials</w:t>
        </w:r>
      </w:ins>
      <w:ins w:id="82" w:author="Erin Buchanan" w:date="2019-03-19T13:45:00Z">
        <w:r w:rsidR="00AC1489">
          <w:rPr>
            <w:b/>
          </w:rPr>
          <w:t xml:space="preserve"> and Procedure</w:t>
        </w:r>
      </w:ins>
    </w:p>
    <w:p w14:paraId="6D825A16" w14:textId="6AD8F5B2" w:rsidR="001B43AC" w:rsidRDefault="001B43AC" w:rsidP="001B43AC">
      <w:pPr>
        <w:spacing w:line="480" w:lineRule="auto"/>
      </w:pPr>
      <w:r>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1384017B" w14:textId="5C623357" w:rsidR="003046FD" w:rsidDel="00E511CD" w:rsidRDefault="001B43AC" w:rsidP="001B43AC">
      <w:pPr>
        <w:spacing w:line="480" w:lineRule="auto"/>
        <w:rPr>
          <w:ins w:id="83" w:author="Erin Buchanan" w:date="2019-03-19T12:45:00Z"/>
          <w:del w:id="84" w:author="Wikowsky, Addie J" w:date="2019-03-20T19:11:00Z"/>
        </w:rPr>
      </w:pPr>
      <w:r>
        <w:rPr>
          <w:i/>
        </w:rPr>
        <w:t>Automated Operation Span (</w:t>
      </w:r>
      <w:r w:rsidR="00EA704F">
        <w:rPr>
          <w:i/>
        </w:rPr>
        <w:t>A</w:t>
      </w:r>
      <w:r>
        <w:rPr>
          <w:i/>
        </w:rPr>
        <w:t>OSPAN).</w:t>
      </w:r>
      <w:r w:rsidR="00D50D3B">
        <w:t xml:space="preserve"> </w:t>
      </w:r>
      <w:commentRangeStart w:id="85"/>
      <w:commentRangeStart w:id="86"/>
      <w:r w:rsidR="00D50D3B">
        <w:t xml:space="preserve">The </w:t>
      </w:r>
      <w:r w:rsidR="00725B80">
        <w:t>A</w:t>
      </w:r>
      <w:r w:rsidR="00D50D3B">
        <w:t>OSPAN was accessed through a Missouri State University domain.</w:t>
      </w:r>
      <w:commentRangeEnd w:id="85"/>
      <w:r w:rsidR="00CA0FBD">
        <w:rPr>
          <w:rStyle w:val="CommentReference"/>
        </w:rPr>
        <w:commentReference w:id="85"/>
      </w:r>
      <w:commentRangeEnd w:id="86"/>
      <w:r w:rsidR="008870E8">
        <w:rPr>
          <w:rStyle w:val="CommentReference"/>
        </w:rPr>
        <w:commentReference w:id="86"/>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lastRenderedPageBreak/>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ins w:id="87" w:author="Erin Buchanan" w:date="2019-03-19T12:43:00Z">
        <w:r w:rsidR="004158CD">
          <w:t>,</w:t>
        </w:r>
      </w:ins>
      <w:r w:rsidR="008F7CA0">
        <w:t xml:space="preserve"> they are shown black bold letters and told to remember the order in which they appear. For the math practice</w:t>
      </w:r>
      <w:ins w:id="88" w:author="Erin Buchanan" w:date="2019-03-19T12:43:00Z">
        <w:r w:rsidR="004158CD">
          <w:t>,</w:t>
        </w:r>
      </w:ins>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ins w:id="89" w:author="Erin Buchanan" w:date="2019-03-19T12:43:00Z">
        <w:r w:rsidR="005B14F8">
          <w:t>,</w:t>
        </w:r>
      </w:ins>
      <w:r w:rsidR="00F4093B">
        <w:t xml:space="preserve"> the participant then is prompted with the OSPAN instructions where they are told after they make their decision about whether the math operations answer is true or false, and that they must try to remember the letter that follows. </w:t>
      </w:r>
    </w:p>
    <w:p w14:paraId="079976CB" w14:textId="61B455E9" w:rsidR="001B43AC" w:rsidDel="00090527" w:rsidRDefault="00F4093B">
      <w:pPr>
        <w:spacing w:line="480" w:lineRule="auto"/>
        <w:ind w:firstLine="720"/>
        <w:rPr>
          <w:del w:id="90" w:author="Wikowsky, Addie J" w:date="2019-03-19T23:46:00Z"/>
        </w:rPr>
      </w:pPr>
      <w:commentRangeStart w:id="91"/>
      <w:r>
        <w:t xml:space="preserve">The </w:t>
      </w:r>
      <w:commentRangeEnd w:id="91"/>
      <w:r w:rsidR="00E511CD">
        <w:rPr>
          <w:rStyle w:val="CommentReference"/>
        </w:rPr>
        <w:commentReference w:id="91"/>
      </w:r>
      <w:r>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ins w:id="92" w:author="Wikowsky, Addie J" w:date="2019-03-18T13:52:00Z">
        <w:r w:rsidR="003A4769">
          <w:t xml:space="preserve"> </w:t>
        </w:r>
      </w:ins>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D77E998" w14:textId="77777777" w:rsidR="00090527" w:rsidDel="00A70983" w:rsidRDefault="00090527">
      <w:pPr>
        <w:spacing w:line="480" w:lineRule="auto"/>
        <w:ind w:firstLine="720"/>
        <w:rPr>
          <w:del w:id="93" w:author="Wikowsky, Addie J" w:date="2019-03-19T23:47:00Z"/>
        </w:rPr>
      </w:pPr>
    </w:p>
    <w:p w14:paraId="71D3D547" w14:textId="66A9F5C8" w:rsidR="00090527" w:rsidRDefault="00090527">
      <w:pPr>
        <w:spacing w:line="480" w:lineRule="auto"/>
        <w:pPrChange w:id="94" w:author="Wikowsky, Addie J" w:date="2019-03-19T23:47:00Z">
          <w:pPr>
            <w:spacing w:line="480" w:lineRule="auto"/>
            <w:ind w:firstLine="720"/>
          </w:pPr>
        </w:pPrChange>
      </w:pPr>
    </w:p>
    <w:p w14:paraId="2146F690" w14:textId="20E02B9B" w:rsidR="00090527" w:rsidRPr="00A70983" w:rsidRDefault="00A70983">
      <w:pPr>
        <w:spacing w:line="480" w:lineRule="auto"/>
        <w:pPrChange w:id="95" w:author="Wikowsky, Addie J" w:date="2019-03-19T23:48:00Z">
          <w:pPr>
            <w:spacing w:line="480" w:lineRule="auto"/>
            <w:ind w:firstLine="720"/>
          </w:pPr>
        </w:pPrChange>
      </w:pPr>
      <w:r>
        <w:rPr>
          <w:i/>
        </w:rPr>
        <w:t>Figure</w:t>
      </w:r>
      <w:r>
        <w:t xml:space="preserve"> . This screen demonstrates where the participant would order the letters from the recall after the math problem has been answered.</w:t>
      </w:r>
    </w:p>
    <w:p w14:paraId="7DE33F09" w14:textId="54AC6729" w:rsidR="00563CB5" w:rsidRPr="000902D5" w:rsidRDefault="00563CB5">
      <w:pPr>
        <w:spacing w:line="480" w:lineRule="auto"/>
        <w:ind w:firstLine="720"/>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r w:rsidR="000902D5">
        <w:rPr>
          <w:i/>
        </w:rPr>
        <w:t>Figure .</w:t>
      </w:r>
      <w:r w:rsidR="000902D5">
        <w:t xml:space="preserve"> This screen shows an example of the math operations presented to the participant.</w:t>
      </w:r>
    </w:p>
    <w:p w14:paraId="57BB6C58" w14:textId="6A3B6D15" w:rsidR="00563CB5" w:rsidRPr="00D50D3B" w:rsidRDefault="00B11384">
      <w:pPr>
        <w:spacing w:line="480" w:lineRule="auto"/>
        <w:ind w:firstLine="720"/>
        <w:pPrChange w:id="96" w:author="Erin Buchanan" w:date="2019-03-19T12:45:00Z">
          <w:pPr>
            <w:spacing w:line="480" w:lineRule="auto"/>
          </w:pPr>
        </w:pPrChange>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97"/>
      <w:commentRangeStart w:id="98"/>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 xml:space="preserve">eight patterns below the image that best fits the original </w:t>
      </w:r>
      <w:r w:rsidR="00F120B3">
        <w:lastRenderedPageBreak/>
        <w:t>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97"/>
      <w:r w:rsidR="008B2882">
        <w:rPr>
          <w:rStyle w:val="CommentReference"/>
        </w:rPr>
        <w:commentReference w:id="97"/>
      </w:r>
      <w:commentRangeEnd w:id="98"/>
      <w:r w:rsidR="0073396E">
        <w:t xml:space="preserve">Scores can range from 0 to 36. </w:t>
      </w:r>
      <w:r w:rsidR="00F120B3">
        <w:rPr>
          <w:rStyle w:val="CommentReference"/>
        </w:rPr>
        <w:commentReference w:id="98"/>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pPr>
        <w:spacing w:line="480" w:lineRule="auto"/>
        <w:jc w:val="center"/>
        <w:pPrChange w:id="99" w:author="Erin Buchanan" w:date="2019-03-26T14:09:00Z">
          <w:pPr>
            <w:spacing w:line="480" w:lineRule="auto"/>
          </w:pPr>
        </w:pPrChange>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36E46DAC"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100"/>
      <w:r w:rsidR="003A4769">
        <w:t>experience</w:t>
      </w:r>
      <w:commentRangeEnd w:id="100"/>
      <w:r w:rsidR="0073396E">
        <w:rPr>
          <w:rStyle w:val="CommentReference"/>
        </w:rPr>
        <w:commentReference w:id="100"/>
      </w:r>
      <w:r w:rsidR="003A4769">
        <w:t xml:space="preserve">. </w:t>
      </w:r>
      <w:r w:rsidR="00E511CD">
        <w:t xml:space="preserve">For this </w:t>
      </w:r>
      <w:ins w:id="101" w:author="Erin Buchanan" w:date="2019-03-26T14:09:00Z">
        <w:r w:rsidR="007F7382">
          <w:t xml:space="preserve">task, </w:t>
        </w:r>
      </w:ins>
      <w:r w:rsidR="00E511CD">
        <w:t xml:space="preserve">we used </w:t>
      </w:r>
      <w:del w:id="102" w:author="Erin Buchanan" w:date="2019-03-26T14:09:00Z">
        <w:r w:rsidR="00E511CD" w:rsidDel="007F7382">
          <w:delText xml:space="preserve">and </w:delText>
        </w:r>
      </w:del>
      <w:ins w:id="103" w:author="Erin Buchanan" w:date="2019-03-26T14:09:00Z">
        <w:r w:rsidR="007F7382">
          <w:t xml:space="preserve">an </w:t>
        </w:r>
      </w:ins>
      <w:r w:rsidR="00E511CD">
        <w:t xml:space="preserve">online typing task </w:t>
      </w:r>
      <w:commentRangeStart w:id="104"/>
      <w:r w:rsidR="00E511CD">
        <w:t>(</w:t>
      </w:r>
      <w:hyperlink r:id="rId11" w:history="1">
        <w:r w:rsidR="00E511CD" w:rsidRPr="00F36860">
          <w:rPr>
            <w:rStyle w:val="Hyperlink"/>
          </w:rPr>
          <w:t>www.TypingTest.com</w:t>
        </w:r>
      </w:hyperlink>
      <w:commentRangeEnd w:id="104"/>
      <w:r w:rsidR="00F36860">
        <w:rPr>
          <w:rStyle w:val="CommentReference"/>
        </w:rPr>
        <w:commentReference w:id="104"/>
      </w:r>
      <w:r w:rsidR="00E511CD">
        <w:t xml:space="preserve">). </w:t>
      </w:r>
      <w:r w:rsidR="00F36860">
        <w:t xml:space="preserve">The participant completed a 1-minute typing test </w:t>
      </w:r>
      <w:del w:id="105" w:author="Erin Buchanan" w:date="2019-03-26T14:10:00Z">
        <w:r w:rsidR="00F36860" w:rsidDel="007F7382">
          <w:delText>with the theme being</w:delText>
        </w:r>
      </w:del>
      <w:ins w:id="106" w:author="Erin Buchanan" w:date="2019-03-26T14:10:00Z">
        <w:r w:rsidR="007F7382">
          <w:t>from this website, specifically the option the</w:t>
        </w:r>
      </w:ins>
      <w:r w:rsidR="00F36860">
        <w:t xml:space="preserve"> “Rules of Baseball.” The participants had one minute to type as quickly and accurately as possible. Figure X demonstrates </w:t>
      </w:r>
      <w:r w:rsidR="00F36860">
        <w:lastRenderedPageBreak/>
        <w:t>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2B6ADA3F" w14:textId="3C26C283" w:rsidR="001B43AC" w:rsidRDefault="00F36860">
      <w:pPr>
        <w:spacing w:line="480" w:lineRule="auto"/>
        <w:jc w:val="center"/>
        <w:pPrChange w:id="107" w:author="Erin Buchanan" w:date="2019-03-26T14:10:00Z">
          <w:pPr>
            <w:spacing w:line="480" w:lineRule="auto"/>
          </w:pPr>
        </w:pPrChange>
      </w:pPr>
      <w:r>
        <w:rPr>
          <w:i/>
        </w:rPr>
        <w:t xml:space="preserve">Figure . </w:t>
      </w:r>
      <w:r>
        <w:t xml:space="preserve">This figure is the prompt all participants had to type verbatim. </w:t>
      </w: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137F889C" w14:textId="5AFA7AD3" w:rsidR="00F36860" w:rsidRPr="00F36860" w:rsidRDefault="00F36860">
      <w:pPr>
        <w:spacing w:line="480" w:lineRule="auto"/>
        <w:jc w:val="center"/>
        <w:pPrChange w:id="108" w:author="Erin Buchanan" w:date="2019-03-26T14:10:00Z">
          <w:pPr>
            <w:spacing w:line="480" w:lineRule="auto"/>
          </w:pPr>
        </w:pPrChange>
      </w:pPr>
      <w:r>
        <w:rPr>
          <w:i/>
        </w:rPr>
        <w:lastRenderedPageBreak/>
        <w:t>Figure .</w:t>
      </w:r>
      <w:r>
        <w:t xml:space="preserve"> This figure shows the participants typing speed, errors, and adjusted speed. </w:t>
      </w:r>
      <w:r>
        <w:rPr>
          <w:noProof/>
        </w:rPr>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109"/>
      <w:r>
        <w:t>typing</w:t>
      </w:r>
      <w:commentRangeEnd w:id="109"/>
      <w:r w:rsidR="009A4126">
        <w:rPr>
          <w:rStyle w:val="CommentReference"/>
        </w:rPr>
        <w:commentReference w:id="109"/>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w:t>
      </w:r>
      <w:r w:rsidR="0079763A">
        <w:lastRenderedPageBreak/>
        <w:t>representing the four course sequence of foreign language requirement)</w:t>
      </w:r>
      <w:ins w:id="110" w:author="Erin Buchanan" w:date="2019-03-26T14:11:00Z">
        <w:r w:rsidR="00A120D5">
          <w:t>, and the point totals will be used as our measure of expertise</w:t>
        </w:r>
      </w:ins>
      <w:r w:rsidR="00105BC3">
        <w:t xml:space="preserve">. </w:t>
      </w:r>
      <w:ins w:id="111" w:author="Erin Buchanan" w:date="2019-03-26T14:13:00Z">
        <w:r w:rsidR="008E4258">
          <w:t xml:space="preserve">These scores will be translated </w:t>
        </w:r>
        <w:r w:rsidR="004934CA">
          <w:t xml:space="preserve">into z-scores to be able to use a standardized metric for language expertise overall. </w:t>
        </w:r>
      </w:ins>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ins w:id="112" w:author="Wikowsky, Addie J" w:date="2019-03-20T00:05:00Z">
        <w:r w:rsidR="000902D5">
          <w:rPr>
            <w:i/>
          </w:rPr>
          <w:t xml:space="preserve"> </w:t>
        </w:r>
      </w:ins>
      <w:r>
        <w:rPr>
          <w:i/>
        </w:rPr>
        <w:t>.</w:t>
      </w:r>
      <w:r>
        <w:t xml:space="preserve"> Example of a reading comprehension question in French.</w:t>
      </w:r>
    </w:p>
    <w:p w14:paraId="1C2B27A9" w14:textId="5CC19721" w:rsidR="00254BDA" w:rsidRDefault="00254BDA" w:rsidP="001B43AC">
      <w:pPr>
        <w:spacing w:line="480" w:lineRule="auto"/>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1B43AC">
      <w:pPr>
        <w:spacing w:line="480" w:lineRule="auto"/>
      </w:pPr>
      <w:r>
        <w:rPr>
          <w:noProof/>
        </w:rPr>
        <w:lastRenderedPageBreak/>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1B43AC">
      <w:pPr>
        <w:spacing w:line="480" w:lineRule="auto"/>
      </w:pPr>
      <w:r>
        <w:rPr>
          <w:noProof/>
        </w:rPr>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1B43AC">
      <w:pPr>
        <w:spacing w:line="480" w:lineRule="auto"/>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commentRangeStart w:id="113"/>
      <w:r w:rsidR="005F403B">
        <w:rPr>
          <w:b/>
        </w:rPr>
        <w:t>Results</w:t>
      </w:r>
      <w:commentRangeEnd w:id="113"/>
      <w:r w:rsidR="00601157">
        <w:rPr>
          <w:rStyle w:val="CommentReference"/>
        </w:rPr>
        <w:commentReference w:id="113"/>
      </w:r>
    </w:p>
    <w:p w14:paraId="28E26A76" w14:textId="28C26B25" w:rsidR="0071079D" w:rsidRDefault="000902D5" w:rsidP="00B30B53">
      <w:pPr>
        <w:spacing w:line="480" w:lineRule="auto"/>
        <w:rPr>
          <w:ins w:id="114" w:author="Erin Buchanan" w:date="2019-03-26T14:16:00Z"/>
        </w:rPr>
      </w:pPr>
      <w:commentRangeStart w:id="115"/>
      <w:r w:rsidRPr="000902D5">
        <w:t xml:space="preserve">Expertise </w:t>
      </w:r>
      <w:commentRangeEnd w:id="115"/>
      <w:r>
        <w:rPr>
          <w:rStyle w:val="CommentReference"/>
        </w:rPr>
        <w:commentReference w:id="115"/>
      </w:r>
      <w:r w:rsidRPr="000902D5">
        <w:t xml:space="preserve">and working memory studies have been done on various </w:t>
      </w:r>
      <w:r w:rsidR="00B30B53">
        <w:t>topics</w:t>
      </w:r>
      <w:r w:rsidRPr="000902D5">
        <w:t>. Very few studies</w:t>
      </w:r>
      <w:ins w:id="116" w:author="Erin Buchanan" w:date="2019-03-26T14:15:00Z">
        <w:r w:rsidR="003C7B9B">
          <w:t>,</w:t>
        </w:r>
      </w:ins>
      <w:r w:rsidR="00B30B53">
        <w:t xml:space="preserve"> however, </w:t>
      </w:r>
      <w:r w:rsidRPr="000902D5">
        <w:t xml:space="preserve">include fluid intelligence and </w:t>
      </w:r>
      <w:del w:id="117" w:author="Erin Buchanan" w:date="2019-03-26T14:15:00Z">
        <w:r w:rsidRPr="000902D5" w:rsidDel="0070453F">
          <w:delText xml:space="preserve">how </w:delText>
        </w:r>
      </w:del>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was that t</w:t>
      </w:r>
      <w:commentRangeStart w:id="118"/>
      <w:r w:rsidRPr="000902D5">
        <w:t xml:space="preserve">hose </w:t>
      </w:r>
      <w:commentRangeEnd w:id="118"/>
      <w:r>
        <w:rPr>
          <w:rStyle w:val="CommentReference"/>
        </w:rPr>
        <w:commentReference w:id="118"/>
      </w:r>
      <w:r w:rsidRPr="000902D5">
        <w:t xml:space="preserve">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del w:id="119" w:author="Erin Buchanan" w:date="2019-03-26T14:15:00Z">
        <w:r w:rsidR="00B30B53" w:rsidDel="0070453F">
          <w:delText xml:space="preserve">The way this was tested was by having participants come into the lab and take the AOSPAN, APM, a typing task, and a foreign language placement exam. Those in the control portion of the experiment did not take the foreign language placement exam. </w:delText>
        </w:r>
      </w:del>
      <w:del w:id="120" w:author="Erin Buchanan" w:date="2019-03-26T14:17:00Z">
        <w:r w:rsidR="00B30B53" w:rsidDel="00491573">
          <w:delText>We looked at the correlation coefficients</w:delText>
        </w:r>
      </w:del>
      <w:ins w:id="121" w:author="Erin Buchanan" w:date="2019-03-26T14:17:00Z">
        <w:r w:rsidR="00491573">
          <w:t xml:space="preserve">For global expertise, we used the typing scores to correlate with </w:t>
        </w:r>
      </w:ins>
      <w:del w:id="122" w:author="Erin Buchanan" w:date="2019-03-26T14:17:00Z">
        <w:r w:rsidR="00B30B53" w:rsidDel="00491573">
          <w:delText xml:space="preserve"> </w:delText>
        </w:r>
      </w:del>
      <w:ins w:id="123" w:author="Erin Buchanan" w:date="2019-03-26T14:17:00Z">
        <w:r w:rsidR="00491573">
          <w:t xml:space="preserve">AOSPAN, and APM to examine this hypothesis. As a second measure of expertise, we then looked at the correlation between </w:t>
        </w:r>
      </w:ins>
      <w:ins w:id="124" w:author="Erin Buchanan" w:date="2019-03-26T14:16:00Z">
        <w:r w:rsidR="008040E5">
          <w:t>foreign language fluency exam scores</w:t>
        </w:r>
      </w:ins>
      <w:ins w:id="125" w:author="Erin Buchanan" w:date="2019-03-26T14:17:00Z">
        <w:r w:rsidR="00491573">
          <w:t xml:space="preserve"> and working memory/fluid intelligen</w:t>
        </w:r>
      </w:ins>
      <w:ins w:id="126" w:author="Erin Buchanan" w:date="2019-03-26T14:18:00Z">
        <w:r w:rsidR="00491573">
          <w:t xml:space="preserve">ce. Last, we </w:t>
        </w:r>
        <w:r w:rsidR="00093537">
          <w:t xml:space="preserve">compared the correlation between the typing scores and working memory/fluid intelligence to the same correlation for </w:t>
        </w:r>
      </w:ins>
      <w:ins w:id="127" w:author="Erin Buchanan" w:date="2019-03-26T14:19:00Z">
        <w:r w:rsidR="00F04358">
          <w:t xml:space="preserve">the language fluency and working </w:t>
        </w:r>
        <w:r w:rsidR="00F04358">
          <w:lastRenderedPageBreak/>
          <w:t xml:space="preserve">memory/fluid intelligence. To control for correlated error (i.e., some people are in both correlations), we will use a multilevel model where the </w:t>
        </w:r>
        <w:r w:rsidR="007E60C3">
          <w:t xml:space="preserve">dependent variable is either working memory or </w:t>
        </w:r>
      </w:ins>
      <w:ins w:id="128" w:author="Erin Buchanan" w:date="2019-03-26T14:20:00Z">
        <w:r w:rsidR="007E60C3">
          <w:t>fluid intelligence and the independent variables are expertise type (</w:t>
        </w:r>
        <w:r w:rsidR="00172504">
          <w:t>typing, language), expertise score, and their interaction</w:t>
        </w:r>
      </w:ins>
      <w:ins w:id="129" w:author="Erin Buchanan" w:date="2019-03-26T14:21:00Z">
        <w:r w:rsidR="00172504">
          <w:t xml:space="preserve"> with participant as a random intercept</w:t>
        </w:r>
      </w:ins>
      <w:ins w:id="130" w:author="Erin Buchanan" w:date="2019-03-26T14:20:00Z">
        <w:r w:rsidR="00172504">
          <w:t>. This analysis will examine if there are differences in relationships between these variables and the type of expertise, while controlling for partic</w:t>
        </w:r>
      </w:ins>
      <w:ins w:id="131" w:author="Erin Buchanan" w:date="2019-03-26T14:21:00Z">
        <w:r w:rsidR="00172504">
          <w:t xml:space="preserve">ipants repeated across conditions. </w:t>
        </w:r>
      </w:ins>
    </w:p>
    <w:p w14:paraId="552EB6A8" w14:textId="59DE4CEA" w:rsidR="0071079D" w:rsidDel="00E4552E" w:rsidRDefault="0071079D" w:rsidP="00B30B53">
      <w:pPr>
        <w:spacing w:line="480" w:lineRule="auto"/>
        <w:rPr>
          <w:ins w:id="132" w:author="Erin Buchanan" w:date="2019-03-26T14:16:00Z"/>
          <w:del w:id="133" w:author="Wikowsky, Addie J" w:date="2019-03-26T13:24:00Z"/>
        </w:rPr>
      </w:pPr>
      <w:bookmarkStart w:id="134" w:name="_GoBack"/>
      <w:bookmarkEnd w:id="134"/>
    </w:p>
    <w:p w14:paraId="0F53540A" w14:textId="163C6936" w:rsidR="00E057B4" w:rsidRPr="00A74C41" w:rsidRDefault="00B30B53" w:rsidP="00B30B53">
      <w:pPr>
        <w:spacing w:line="480" w:lineRule="auto"/>
      </w:pPr>
      <w:del w:id="135" w:author="Wikowsky, Addie J" w:date="2019-03-26T13:24:00Z">
        <w:r w:rsidDel="00E4552E">
          <w:delText>to compare the two groups (those with expertise in a foreign language and those without</w:delText>
        </w:r>
      </w:del>
      <w:ins w:id="136" w:author="Erin Buchanan" w:date="2019-03-26T14:15:00Z">
        <w:del w:id="137" w:author="Wikowsky, Addie J" w:date="2019-03-26T13:24:00Z">
          <w:r w:rsidR="0070453F" w:rsidDel="00E4552E">
            <w:delText>)</w:delText>
          </w:r>
        </w:del>
      </w:ins>
      <w:del w:id="138" w:author="Wikowsky, Addie J" w:date="2019-03-26T13:24:00Z">
        <w:r w:rsidDel="00E4552E">
          <w:delText xml:space="preserve">. </w:delText>
        </w:r>
      </w:del>
      <w:r w:rsidR="00E057B4">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139"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140"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141" w:author="Wikowsky, Addie J" w:date="2019-02-25T01:17:00Z"/>
        </w:rPr>
      </w:pPr>
      <w:ins w:id="142" w:author="Wikowsky, Addie J" w:date="2019-02-25T01:17:00Z">
        <w:r>
          <w:fldChar w:fldCharType="begin"/>
        </w:r>
        <w:r>
          <w:instrText xml:space="preserve"> HYPERLINK "</w:instrText>
        </w:r>
      </w:ins>
      <w:ins w:id="143" w:author="Wikowsky, Addie J" w:date="2019-02-16T05:30:00Z">
        <w:r w:rsidRPr="00215F53">
          <w:instrText>https://www.millisecond.com/download/library/v5/ospan/automatedospan.manual</w:instrText>
        </w:r>
      </w:ins>
      <w:ins w:id="144" w:author="Wikowsky, Addie J" w:date="2019-02-25T01:17:00Z">
        <w:r>
          <w:instrText xml:space="preserve">" </w:instrText>
        </w:r>
        <w:r>
          <w:fldChar w:fldCharType="separate"/>
        </w:r>
      </w:ins>
      <w:ins w:id="145" w:author="Wikowsky, Addie J" w:date="2019-02-16T05:30:00Z">
        <w:r w:rsidRPr="0073470E">
          <w:rPr>
            <w:rStyle w:val="Hyperlink"/>
          </w:rPr>
          <w:t>https://www.millisecond.com/download/library/v5/ospan/automatedospan.manual</w:t>
        </w:r>
      </w:ins>
      <w:ins w:id="146"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1"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2"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3"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4"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5"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6"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7"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10"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11"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2" w:author="Erin Buchanan" w:date="2019-03-05T12:06:00Z" w:initials="BEM">
    <w:p w14:paraId="4B9CFAF7" w14:textId="360CE48B" w:rsidR="000B1218" w:rsidRDefault="000B1218">
      <w:pPr>
        <w:pStyle w:val="CommentText"/>
      </w:pPr>
      <w:r>
        <w:rPr>
          <w:rStyle w:val="CommentReference"/>
        </w:rPr>
        <w:annotationRef/>
      </w:r>
      <w:proofErr w:type="gramStart"/>
      <w:r>
        <w:t>Yeah</w:t>
      </w:r>
      <w:proofErr w:type="gramEnd"/>
      <w:r>
        <w:t xml:space="preserve"> I think it’s ok the way you have it now. </w:t>
      </w:r>
    </w:p>
  </w:comment>
  <w:comment w:id="14"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5"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6"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7"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24"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25"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26"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30"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31"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33"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34"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35"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36" w:author="Erin Buchanan" w:date="2019-03-05T12:07:00Z" w:initials="BEM">
    <w:p w14:paraId="457C4B6A" w14:textId="29939471" w:rsidR="00C36548" w:rsidRDefault="00C36548">
      <w:pPr>
        <w:pStyle w:val="CommentText"/>
      </w:pPr>
      <w:r>
        <w:rPr>
          <w:rStyle w:val="CommentReference"/>
        </w:rPr>
        <w:annotationRef/>
      </w:r>
      <w:r>
        <w:t>Yep!</w:t>
      </w:r>
    </w:p>
  </w:comment>
  <w:comment w:id="40"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45"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46"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47"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48"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49"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50"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53"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54"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55"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56"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59"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60"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62"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64"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67"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68"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69"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71"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72"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73"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74"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75"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76"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79" w:author="Wikowsky, Addie J" w:date="2019-03-12T02:00:00Z" w:initials="WAJ">
    <w:p w14:paraId="4543C9CC" w14:textId="07F8C924" w:rsidR="009520B2" w:rsidRDefault="009520B2">
      <w:pPr>
        <w:pStyle w:val="CommentText"/>
      </w:pPr>
      <w:r>
        <w:rPr>
          <w:rStyle w:val="CommentReference"/>
        </w:rPr>
        <w:annotationRef/>
      </w:r>
      <w:r>
        <w:t>Still need to add on here</w:t>
      </w:r>
    </w:p>
  </w:comment>
  <w:comment w:id="80"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85"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86" w:author="Wikowsky, Addie J" w:date="2019-03-18T13:16:00Z" w:initials="WAJ">
    <w:p w14:paraId="4A6052C0" w14:textId="5A482E4F" w:rsidR="008870E8" w:rsidRDefault="008870E8">
      <w:pPr>
        <w:pStyle w:val="CommentText"/>
      </w:pPr>
      <w:r>
        <w:rPr>
          <w:rStyle w:val="CommentReference"/>
        </w:rPr>
        <w:annotationRef/>
      </w:r>
      <w:r>
        <w:t>Better?</w:t>
      </w:r>
    </w:p>
  </w:comment>
  <w:comment w:id="91"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97" w:author="Erin Buchanan" w:date="2019-03-14T19:19:00Z" w:initials="BEM">
    <w:p w14:paraId="2F9CD1F3" w14:textId="1BD02C8F" w:rsidR="008B2882" w:rsidRDefault="008B2882">
      <w:pPr>
        <w:pStyle w:val="CommentText"/>
      </w:pPr>
      <w:r>
        <w:rPr>
          <w:rStyle w:val="CommentReference"/>
        </w:rPr>
        <w:annotationRef/>
      </w:r>
      <w:r>
        <w:t xml:space="preserve">Also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98"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100"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104" w:author="Wikowsky, Addie J" w:date="2019-03-20T19:29:00Z" w:initials="WAJ">
    <w:p w14:paraId="48B8B9EB" w14:textId="47235A50" w:rsidR="00F36860" w:rsidRDefault="00F36860">
      <w:pPr>
        <w:pStyle w:val="CommentText"/>
      </w:pPr>
      <w:r>
        <w:rPr>
          <w:rStyle w:val="CommentReference"/>
        </w:rPr>
        <w:annotationRef/>
      </w:r>
      <w:r>
        <w:t xml:space="preserve">Per APA, do I cite this? I don’t think so, but I’m not sure according to this website: </w:t>
      </w:r>
      <w:r w:rsidRPr="00F36860">
        <w:t>https://courses.semo.edu/library/infolit/apastyle_web.htm</w:t>
      </w:r>
    </w:p>
  </w:comment>
  <w:comment w:id="109"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113" w:author="Wikowsky, Addie J" w:date="2019-03-20T19:55:00Z" w:initials="WAJ">
    <w:p w14:paraId="4E476A14" w14:textId="321BC793" w:rsidR="00601157" w:rsidRDefault="00601157" w:rsidP="00601157">
      <w:pPr>
        <w:spacing w:line="480" w:lineRule="auto"/>
      </w:pPr>
      <w:r>
        <w:rPr>
          <w:rStyle w:val="CommentReference"/>
        </w:rPr>
        <w:annotationRef/>
      </w:r>
      <w:r>
        <w:t>Here you should write out the hypotheses + how you will test them.</w:t>
      </w:r>
    </w:p>
  </w:comment>
  <w:comment w:id="115"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118"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0"/>
  <w15:commentEx w15:paraId="0E4E33BB" w15:paraIdParent="4049856E" w15:done="0"/>
  <w15:commentEx w15:paraId="4B9CFAF7" w15:paraIdParent="4049856E" w15:done="0"/>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0"/>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0"/>
  <w15:commentEx w15:paraId="462118AB" w15:paraIdParent="29A335A7" w15:done="0"/>
  <w15:commentEx w15:paraId="7833C2E5" w15:paraIdParent="29A335A7" w15:done="0"/>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4543C9CC" w15:done="0"/>
  <w15:commentEx w15:paraId="27A5B8FC" w15:done="0"/>
  <w15:commentEx w15:paraId="789348B1" w15:done="1"/>
  <w15:commentEx w15:paraId="4A6052C0" w15:paraIdParent="789348B1" w15:done="1"/>
  <w15:commentEx w15:paraId="170D3103" w15:done="0"/>
  <w15:commentEx w15:paraId="2F9CD1F3" w15:done="1"/>
  <w15:commentEx w15:paraId="53DB7CCF" w15:paraIdParent="2F9CD1F3" w15:done="1"/>
  <w15:commentEx w15:paraId="674CFEB3" w15:done="0"/>
  <w15:commentEx w15:paraId="48B8B9EB" w15:done="0"/>
  <w15:commentEx w15:paraId="6048E95F" w15:done="1"/>
  <w15:commentEx w15:paraId="4E476A14"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1BB8153B" w16cid:durableId="2004575E"/>
  <w16cid:commentId w16cid:paraId="52F7EC08" w16cid:durableId="2028E6D3"/>
  <w16cid:commentId w16cid:paraId="4543C9CC" w16cid:durableId="2031914F"/>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48B8B9EB" w16cid:durableId="203D1314"/>
  <w16cid:commentId w16cid:paraId="6048E95F" w16cid:durableId="203B6367"/>
  <w16cid:commentId w16cid:paraId="4E476A14" w16cid:durableId="203D1930"/>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902D5"/>
    <w:rsid w:val="00090527"/>
    <w:rsid w:val="00093537"/>
    <w:rsid w:val="00095B46"/>
    <w:rsid w:val="000A501F"/>
    <w:rsid w:val="000A529B"/>
    <w:rsid w:val="000B0FBD"/>
    <w:rsid w:val="000B1218"/>
    <w:rsid w:val="000B35F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64AA"/>
    <w:rsid w:val="002D2C63"/>
    <w:rsid w:val="002D4D52"/>
    <w:rsid w:val="00300759"/>
    <w:rsid w:val="003046FD"/>
    <w:rsid w:val="003142A6"/>
    <w:rsid w:val="00331E9F"/>
    <w:rsid w:val="00333649"/>
    <w:rsid w:val="00346B65"/>
    <w:rsid w:val="003618BC"/>
    <w:rsid w:val="00396FFB"/>
    <w:rsid w:val="003A286F"/>
    <w:rsid w:val="003A4769"/>
    <w:rsid w:val="003A6290"/>
    <w:rsid w:val="003A6405"/>
    <w:rsid w:val="003A6E24"/>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D156A"/>
    <w:rsid w:val="008D5A2E"/>
    <w:rsid w:val="008E4258"/>
    <w:rsid w:val="008F7CA0"/>
    <w:rsid w:val="00900BB2"/>
    <w:rsid w:val="009072E9"/>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20</Pages>
  <Words>4429</Words>
  <Characters>25250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183</cp:revision>
  <dcterms:created xsi:type="dcterms:W3CDTF">2018-10-24T08:06:00Z</dcterms:created>
  <dcterms:modified xsi:type="dcterms:W3CDTF">2019-03-26T18:24:00Z</dcterms:modified>
</cp:coreProperties>
</file>