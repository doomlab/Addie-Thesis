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0"/>
      <w:r>
        <w:rPr>
          <w:color w:val="000000"/>
        </w:rPr>
        <w:t>processes</w:t>
      </w:r>
      <w:commentRangeEnd w:id="0"/>
      <w:r>
        <w:rPr>
          <w:rStyle w:val="CommentReference"/>
        </w:rPr>
        <w:commentReference w:id="0"/>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1"/>
      <w:r>
        <w:t>encoding</w:t>
      </w:r>
      <w:commentRangeEnd w:id="1"/>
      <w:r>
        <w:rPr>
          <w:rStyle w:val="CommentReference"/>
        </w:rPr>
        <w:commentReference w:id="1"/>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75F72F5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2"/>
      <w:r>
        <w:t xml:space="preserve">One factor </w:t>
      </w:r>
      <w:commentRangeEnd w:id="2"/>
      <w:r>
        <w:rPr>
          <w:rStyle w:val="CommentReference"/>
        </w:rPr>
        <w:commentReference w:id="2"/>
      </w:r>
      <w:r>
        <w:t>is intelligence, specifically fluid intelligence (</w:t>
      </w:r>
      <w:r w:rsidR="00703521">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3"/>
      <w:r>
        <w:t>observable</w:t>
      </w:r>
      <w:commentRangeEnd w:id="3"/>
      <w:r>
        <w:rPr>
          <w:rStyle w:val="CommentReference"/>
        </w:rPr>
        <w:commentReference w:id="3"/>
      </w:r>
      <w:r>
        <w:t xml:space="preserve">.. </w:t>
      </w:r>
      <w:commentRangeStart w:id="4"/>
      <w:r w:rsidRPr="00A56001">
        <w:t>Jaeggi</w:t>
      </w:r>
      <w:commentRangeEnd w:id="4"/>
      <w:r>
        <w:rPr>
          <w:rStyle w:val="CommentReference"/>
        </w:rPr>
        <w:commentReference w:id="4"/>
      </w:r>
      <w:r>
        <w:t xml:space="preserve"> et al. (2008) classify </w:t>
      </w:r>
      <w:r w:rsidR="00EA041A">
        <w:rPr>
          <w:i/>
        </w:rPr>
        <w:t>gF</w:t>
      </w:r>
      <w:r>
        <w:t xml:space="preserve"> as a human ability that allows participants to adapt their thinking to the problem at hand regardless of acquired </w:t>
      </w:r>
      <w:commentRangeStart w:id="5"/>
      <w:r>
        <w:t>knowledge</w:t>
      </w:r>
      <w:commentRangeEnd w:id="5"/>
      <w:r>
        <w:rPr>
          <w:rStyle w:val="CommentReference"/>
        </w:rPr>
        <w:commentReference w:id="5"/>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6"/>
      <w:commentRangeStart w:id="7"/>
      <w:r>
        <w:t>expanding</w:t>
      </w:r>
      <w:commentRangeEnd w:id="6"/>
      <w:commentRangeEnd w:id="7"/>
      <w:r>
        <w:rPr>
          <w:rStyle w:val="CommentReference"/>
        </w:rPr>
        <w:commentReference w:id="6"/>
      </w:r>
      <w:r>
        <w:rPr>
          <w:rStyle w:val="CommentReference"/>
        </w:rPr>
        <w:commentReference w:id="7"/>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commentRangeStart w:id="8"/>
      <w:commentRangeStart w:id="9"/>
      <w:commentRangeStart w:id="10"/>
      <w:r>
        <w:lastRenderedPageBreak/>
        <w:t>One</w:t>
      </w:r>
      <w:commentRangeEnd w:id="8"/>
      <w:r w:rsidR="00EA041A">
        <w:rPr>
          <w:rStyle w:val="CommentReference"/>
        </w:rPr>
        <w:commentReference w:id="8"/>
      </w:r>
      <w:commentRangeEnd w:id="9"/>
      <w:r w:rsidR="00606DD4">
        <w:rPr>
          <w:rStyle w:val="CommentReference"/>
        </w:rPr>
        <w:commentReference w:id="9"/>
      </w:r>
      <w:commentRangeEnd w:id="10"/>
      <w:r w:rsidR="000B1218">
        <w:rPr>
          <w:rStyle w:val="CommentReference"/>
        </w:rPr>
        <w:commentReference w:id="10"/>
      </w:r>
      <w:r>
        <w:t xml:space="preserve"> of the most used tests to measure WM is the Operation Span (OSPAN) created by Turner and Engle (</w:t>
      </w:r>
      <w:commentRangeStart w:id="11"/>
      <w:commentRangeStart w:id="12"/>
      <w:r>
        <w:rPr>
          <w:color w:val="000000" w:themeColor="text1"/>
        </w:rPr>
        <w:t>1989</w:t>
      </w:r>
      <w:commentRangeEnd w:id="11"/>
      <w:r>
        <w:rPr>
          <w:rStyle w:val="CommentReference"/>
        </w:rPr>
        <w:commentReference w:id="11"/>
      </w:r>
      <w:commentRangeEnd w:id="12"/>
      <w:r>
        <w:rPr>
          <w:rStyle w:val="CommentReference"/>
        </w:rPr>
        <w:commentReference w:id="12"/>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3"/>
      <w:commentRangeStart w:id="14"/>
      <w:r>
        <w:t>automated</w:t>
      </w:r>
      <w:commentRangeEnd w:id="13"/>
      <w:r w:rsidR="00A06B00">
        <w:rPr>
          <w:rStyle w:val="CommentReference"/>
        </w:rPr>
        <w:commentReference w:id="13"/>
      </w:r>
      <w:commentRangeEnd w:id="14"/>
      <w:r w:rsidR="00D36AAE">
        <w:rPr>
          <w:rStyle w:val="CommentReference"/>
        </w:rPr>
        <w:commentReference w:id="14"/>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15"/>
      <w:r>
        <w:t>not</w:t>
      </w:r>
      <w:commentRangeEnd w:id="15"/>
      <w:r>
        <w:rPr>
          <w:rStyle w:val="CommentReference"/>
        </w:rPr>
        <w:commentReference w:id="15"/>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16"/>
      <w:r w:rsidR="007C5AF4">
        <w:t>3</w:t>
      </w:r>
      <w:commentRangeEnd w:id="16"/>
      <w:r w:rsidR="00C075E5">
        <w:rPr>
          <w:rStyle w:val="CommentReference"/>
        </w:rPr>
        <w:commentReference w:id="16"/>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17"/>
      <w:r w:rsidR="00121DDC">
        <w:rPr>
          <w:color w:val="000000" w:themeColor="text1"/>
        </w:rPr>
        <w:t>Back</w:t>
      </w:r>
      <w:commentRangeEnd w:id="17"/>
      <w:r w:rsidR="00121DDC">
        <w:rPr>
          <w:rStyle w:val="CommentReference"/>
        </w:rPr>
        <w:commentReference w:id="17"/>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7E8FD31B"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18"/>
      <w:commentRangeStart w:id="19"/>
      <w:r w:rsidR="00743ADE" w:rsidRPr="00E97A75">
        <w:rPr>
          <w:i/>
          <w:color w:val="000000" w:themeColor="text1"/>
        </w:rPr>
        <w:t>gF</w:t>
      </w:r>
      <w:commentRangeEnd w:id="18"/>
      <w:r w:rsidR="00D71C6F" w:rsidRPr="00E97A75">
        <w:rPr>
          <w:rStyle w:val="CommentReference"/>
          <w:i/>
        </w:rPr>
        <w:commentReference w:id="18"/>
      </w:r>
      <w:commentRangeEnd w:id="19"/>
      <w:r w:rsidR="00EA041A" w:rsidRPr="00E97A75">
        <w:rPr>
          <w:rStyle w:val="CommentReference"/>
          <w:i/>
        </w:rPr>
        <w:commentReference w:id="19"/>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20"/>
      <w:r w:rsidR="008037C0">
        <w:rPr>
          <w:color w:val="000000" w:themeColor="text1"/>
        </w:rPr>
        <w:t>correct</w:t>
      </w:r>
      <w:commentRangeEnd w:id="20"/>
      <w:r w:rsidR="001F3CCF">
        <w:rPr>
          <w:rStyle w:val="CommentReference"/>
        </w:rPr>
        <w:commentReference w:id="20"/>
      </w:r>
      <w:r w:rsidR="008037C0">
        <w:rPr>
          <w:color w:val="000000" w:themeColor="text1"/>
        </w:rPr>
        <w:t xml:space="preserve">. These raw scores are then compared to percentiles based on the participants </w:t>
      </w:r>
      <w:commentRangeStart w:id="21"/>
      <w:r w:rsidR="008037C0">
        <w:rPr>
          <w:color w:val="000000" w:themeColor="text1"/>
        </w:rPr>
        <w:t>age</w:t>
      </w:r>
      <w:commentRangeEnd w:id="21"/>
      <w:r w:rsidR="001F3CCF">
        <w:rPr>
          <w:rStyle w:val="CommentReference"/>
        </w:rPr>
        <w:commentReference w:id="21"/>
      </w:r>
      <w:r w:rsidR="008037C0">
        <w:rPr>
          <w:color w:val="000000" w:themeColor="text1"/>
        </w:rPr>
        <w:t>.</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commentRangeStart w:id="22"/>
      <w:commentRangeStart w:id="23"/>
      <w:r>
        <w:rPr>
          <w:color w:val="000000" w:themeColor="text1"/>
        </w:rPr>
        <w:t xml:space="preserve">Conway </w:t>
      </w:r>
      <w:commentRangeEnd w:id="22"/>
      <w:r w:rsidR="00E77F14">
        <w:rPr>
          <w:rStyle w:val="CommentReference"/>
        </w:rPr>
        <w:commentReference w:id="22"/>
      </w:r>
      <w:commentRangeEnd w:id="23"/>
      <w:r w:rsidR="00C36548">
        <w:rPr>
          <w:rStyle w:val="CommentReference"/>
        </w:rPr>
        <w:commentReference w:id="23"/>
      </w:r>
      <w:r>
        <w:rPr>
          <w:color w:val="000000" w:themeColor="text1"/>
        </w:rPr>
        <w:t>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24"/>
      <w:r>
        <w:t xml:space="preserve"> </w:t>
      </w:r>
      <w:commentRangeEnd w:id="24"/>
      <w:r w:rsidR="003D1931">
        <w:rPr>
          <w:rStyle w:val="CommentReference"/>
        </w:rPr>
        <w:commentReference w:id="24"/>
      </w:r>
      <w:r>
        <w:t>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25"/>
      <w:commentRangeStart w:id="26"/>
      <w:commentRangeStart w:id="27"/>
      <w:commentRangeStart w:id="28"/>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25"/>
      <w:r w:rsidR="00E658B1">
        <w:rPr>
          <w:rStyle w:val="CommentReference"/>
        </w:rPr>
        <w:commentReference w:id="25"/>
      </w:r>
      <w:commentRangeEnd w:id="26"/>
      <w:r w:rsidR="00882BE1">
        <w:rPr>
          <w:rStyle w:val="CommentReference"/>
        </w:rPr>
        <w:commentReference w:id="26"/>
      </w:r>
      <w:commentRangeEnd w:id="27"/>
      <w:r w:rsidR="00B3050C">
        <w:rPr>
          <w:rStyle w:val="CommentReference"/>
        </w:rPr>
        <w:commentReference w:id="27"/>
      </w:r>
      <w:commentRangeEnd w:id="28"/>
      <w:r w:rsidR="00C35CCC">
        <w:rPr>
          <w:rStyle w:val="CommentReference"/>
        </w:rPr>
        <w:commentReference w:id="28"/>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29"/>
      <w:commentRangeStart w:id="30"/>
      <w:r>
        <w:t>participants</w:t>
      </w:r>
      <w:commentRangeEnd w:id="29"/>
      <w:r w:rsidR="00515130">
        <w:rPr>
          <w:rStyle w:val="CommentReference"/>
        </w:rPr>
        <w:commentReference w:id="29"/>
      </w:r>
      <w:commentRangeEnd w:id="30"/>
      <w:r w:rsidR="00CA104D">
        <w:t xml:space="preserve">, </w:t>
      </w:r>
      <w:r w:rsidR="00223DAE">
        <w:rPr>
          <w:rStyle w:val="CommentReference"/>
        </w:rPr>
        <w:commentReference w:id="30"/>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rPr>
          <w:ins w:id="31"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w:t>
      </w:r>
      <w:commentRangeStart w:id="32"/>
      <w:commentRangeStart w:id="33"/>
      <w:commentRangeStart w:id="34"/>
      <w:commentRangeStart w:id="35"/>
      <w:r>
        <w:t>participant</w:t>
      </w:r>
      <w:commentRangeEnd w:id="32"/>
      <w:r w:rsidR="00D07D17">
        <w:rPr>
          <w:rStyle w:val="CommentReference"/>
        </w:rPr>
        <w:commentReference w:id="32"/>
      </w:r>
      <w:commentRangeEnd w:id="33"/>
      <w:r w:rsidR="00223DAE">
        <w:rPr>
          <w:rStyle w:val="CommentReference"/>
        </w:rPr>
        <w:commentReference w:id="33"/>
      </w:r>
      <w:commentRangeEnd w:id="34"/>
      <w:r w:rsidR="00E658B1">
        <w:rPr>
          <w:rStyle w:val="CommentReference"/>
        </w:rPr>
        <w:commentReference w:id="34"/>
      </w:r>
      <w:commentRangeEnd w:id="35"/>
      <w:r w:rsidR="00645FF3">
        <w:rPr>
          <w:rStyle w:val="CommentReference"/>
        </w:rPr>
        <w:commentReference w:id="35"/>
      </w:r>
      <w:r>
        <w:t xml:space="preserve"> who was a fourth-year physics major. These problems were created to include both physic laws and surf</w:t>
      </w:r>
      <w:bookmarkStart w:id="36" w:name="_GoBack"/>
      <w:bookmarkEnd w:id="36"/>
      <w:r>
        <w:t>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commentRangeStart w:id="37"/>
      <w:commentRangeStart w:id="38"/>
      <w:r w:rsidR="004D0D20" w:rsidRPr="004D0D20">
        <w:rPr>
          <w:i/>
        </w:rPr>
        <w:t>gF</w:t>
      </w:r>
      <w:commentRangeEnd w:id="37"/>
      <w:r w:rsidR="00D444AF">
        <w:rPr>
          <w:rStyle w:val="CommentReference"/>
        </w:rPr>
        <w:commentReference w:id="37"/>
      </w:r>
      <w:commentRangeEnd w:id="38"/>
      <w:r w:rsidR="006E3389">
        <w:rPr>
          <w:rStyle w:val="CommentReference"/>
        </w:rPr>
        <w:commentReference w:id="38"/>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commentRangeStart w:id="39"/>
      <w:r w:rsidR="00AE2BE5">
        <w:lastRenderedPageBreak/>
        <w:t>al</w:t>
      </w:r>
      <w:commentRangeEnd w:id="39"/>
      <w:r w:rsidR="00753F27">
        <w:rPr>
          <w:rStyle w:val="CommentReference"/>
        </w:rPr>
        <w:commentReference w:id="39"/>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commentRangeStart w:id="40"/>
      <w:r>
        <w:t xml:space="preserve">. </w:t>
      </w:r>
      <w:commentRangeEnd w:id="40"/>
      <w:r w:rsidR="00786281">
        <w:rPr>
          <w:rStyle w:val="CommentReference"/>
        </w:rPr>
        <w:commentReference w:id="40"/>
      </w:r>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41"/>
      <w:commentRangeStart w:id="42"/>
      <w:commentRangeStart w:id="43"/>
      <w:r w:rsidR="00EA065E">
        <w:t>collected</w:t>
      </w:r>
      <w:commentRangeEnd w:id="41"/>
      <w:r w:rsidR="00E53146">
        <w:rPr>
          <w:rStyle w:val="CommentReference"/>
        </w:rPr>
        <w:commentReference w:id="41"/>
      </w:r>
      <w:commentRangeEnd w:id="42"/>
      <w:r w:rsidR="009520B2">
        <w:rPr>
          <w:rStyle w:val="CommentReference"/>
        </w:rPr>
        <w:commentReference w:id="42"/>
      </w:r>
      <w:commentRangeEnd w:id="43"/>
      <w:r w:rsidR="00396FFB">
        <w:rPr>
          <w:rStyle w:val="CommentReference"/>
        </w:rPr>
        <w:commentReference w:id="43"/>
      </w:r>
      <w:r w:rsidR="00EA065E">
        <w:t>.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44"/>
      <w:commentRangeEnd w:id="44"/>
      <w:r w:rsidR="007021C3">
        <w:rPr>
          <w:rStyle w:val="CommentReference"/>
        </w:rPr>
        <w:commentReference w:id="44"/>
      </w:r>
      <w:commentRangeStart w:id="45"/>
      <w:commentRangeEnd w:id="45"/>
      <w:r w:rsidR="006E3389">
        <w:rPr>
          <w:rStyle w:val="CommentReference"/>
        </w:rPr>
        <w:commentReference w:id="45"/>
      </w:r>
      <w:r w:rsidR="004D0D20">
        <w:t xml:space="preserve">that those who were an expert at the task (chess in this study), could make up for </w:t>
      </w:r>
      <w:r w:rsidR="009520B2">
        <w:t xml:space="preserve">a </w:t>
      </w:r>
      <w:r w:rsidR="003A6290">
        <w:t>lower measured</w:t>
      </w:r>
      <w:r w:rsidR="004D0D20">
        <w:t xml:space="preserve"> </w:t>
      </w:r>
      <w:commentRangeStart w:id="46"/>
      <w:commentRangeStart w:id="47"/>
      <w:r w:rsidR="004D0D20">
        <w:t>intelligence</w:t>
      </w:r>
      <w:commentRangeEnd w:id="46"/>
      <w:r w:rsidR="00720C76">
        <w:rPr>
          <w:rStyle w:val="CommentReference"/>
        </w:rPr>
        <w:commentReference w:id="46"/>
      </w:r>
      <w:commentRangeEnd w:id="47"/>
      <w:r w:rsidR="009520B2">
        <w:rPr>
          <w:rStyle w:val="CommentReference"/>
        </w:rPr>
        <w:commentReference w:id="47"/>
      </w:r>
      <w:r w:rsidR="009520B2">
        <w:t xml:space="preserve"> in other circumstances</w:t>
      </w:r>
      <w:r w:rsidR="004D0D20">
        <w:t xml:space="preserve">. </w:t>
      </w:r>
    </w:p>
    <w:p w14:paraId="52960B58" w14:textId="5F56B145" w:rsidR="00DA589B" w:rsidRDefault="0029603F" w:rsidP="00DA589B">
      <w:pPr>
        <w:spacing w:line="480" w:lineRule="auto"/>
        <w:ind w:firstLine="720"/>
      </w:pPr>
      <w:commentRangeStart w:id="48"/>
      <w:r>
        <w:rPr>
          <w:rStyle w:val="CommentReference"/>
        </w:rPr>
        <w:commentReference w:id="49"/>
      </w:r>
      <w:r w:rsidR="008945D3">
        <w:t>T</w:t>
      </w:r>
      <w:r w:rsidR="00EA065E">
        <w:t>emplate</w:t>
      </w:r>
      <w:commentRangeEnd w:id="48"/>
      <w:r w:rsidR="00486C6A">
        <w:rPr>
          <w:rStyle w:val="CommentReference"/>
        </w:rPr>
        <w:commentReference w:id="48"/>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r w:rsidR="00486C6A">
        <w:t>,</w:t>
      </w:r>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27585C12"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ins w:id="50" w:author="Wikowsky, Addie J" w:date="2019-03-28T01:45:00Z">
        <w:r w:rsidR="00FF783A">
          <w:t xml:space="preserve">Without all three components it would be difficult for people </w:t>
        </w:r>
      </w:ins>
      <w:ins w:id="51" w:author="Wikowsky, Addie J" w:date="2019-03-28T01:49:00Z">
        <w:r w:rsidR="00FF783A">
          <w:t>work</w:t>
        </w:r>
      </w:ins>
      <w:ins w:id="52" w:author="Wikowsky, Addie J" w:date="2019-03-28T01:45:00Z">
        <w:r w:rsidR="00FF783A">
          <w:t xml:space="preserve"> done efficiently. </w:t>
        </w:r>
      </w:ins>
      <w:ins w:id="53" w:author="Wikowsky, Addie J" w:date="2019-03-28T01:46:00Z">
        <w:r w:rsidR="00FF783A">
          <w:t xml:space="preserve">By looking at these three components together, the field of psychology may be able to </w:t>
        </w:r>
      </w:ins>
      <w:ins w:id="54" w:author="Wikowsky, Addie J" w:date="2019-03-28T01:47:00Z">
        <w:r w:rsidR="00FF783A">
          <w:t xml:space="preserve">achieve a better understanding of how WM, </w:t>
        </w:r>
        <w:r w:rsidR="00FF783A">
          <w:rPr>
            <w:i/>
          </w:rPr>
          <w:t>gF</w:t>
        </w:r>
        <w:r w:rsidR="00FF783A">
          <w:t xml:space="preserve">, and </w:t>
        </w:r>
      </w:ins>
      <w:ins w:id="55" w:author="Wikowsky, Addie J" w:date="2019-03-28T01:48:00Z">
        <w:r w:rsidR="00FF783A">
          <w:t xml:space="preserve">expertise interact. </w:t>
        </w:r>
      </w:ins>
      <w:ins w:id="56" w:author="Wikowsky, Addie J" w:date="2019-03-28T01:55:00Z">
        <w:r w:rsidR="00361FD4">
          <w:t xml:space="preserve">The multiple </w:t>
        </w:r>
      </w:ins>
      <w:ins w:id="57" w:author="Wikowsky, Addie J" w:date="2019-03-28T01:53:00Z">
        <w:r w:rsidR="00361FD4">
          <w:t xml:space="preserve">ways these </w:t>
        </w:r>
      </w:ins>
      <w:ins w:id="58" w:author="Wikowsky, Addie J" w:date="2019-03-28T01:49:00Z">
        <w:r w:rsidR="00FF783A">
          <w:t>components</w:t>
        </w:r>
      </w:ins>
      <w:ins w:id="59" w:author="Wikowsky, Addie J" w:date="2019-03-28T01:54:00Z">
        <w:r w:rsidR="00361FD4">
          <w:t xml:space="preserve"> interact</w:t>
        </w:r>
      </w:ins>
      <w:ins w:id="60" w:author="Wikowsky, Addie J" w:date="2019-03-28T01:49:00Z">
        <w:r w:rsidR="00FF783A">
          <w:t xml:space="preserve"> is important </w:t>
        </w:r>
      </w:ins>
      <w:ins w:id="61" w:author="Wikowsky, Addie J" w:date="2019-03-28T01:50:00Z">
        <w:r w:rsidR="00FF783A">
          <w:t xml:space="preserve">because </w:t>
        </w:r>
      </w:ins>
      <w:ins w:id="62" w:author="Wikowsky, Addie J" w:date="2019-03-28T01:54:00Z">
        <w:r w:rsidR="00361FD4">
          <w:t>it shapes our overall learning experience</w:t>
        </w:r>
      </w:ins>
      <w:ins w:id="63" w:author="Wikowsky, Addie J" w:date="2019-03-28T01:55:00Z">
        <w:r w:rsidR="00361FD4">
          <w:t>, and everyday critical thinking</w:t>
        </w:r>
      </w:ins>
      <w:ins w:id="64" w:author="Wikowsky, Addie J" w:date="2019-03-28T01:54:00Z">
        <w:r w:rsidR="00361FD4">
          <w:t xml:space="preserve">. </w:t>
        </w:r>
      </w:ins>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65"/>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65"/>
      <w:r w:rsidR="001B43AC">
        <w:rPr>
          <w:rStyle w:val="CommentReference"/>
        </w:rPr>
        <w:commentReference w:id="65"/>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71D3D547" w14:textId="6957FE37" w:rsidR="00090527" w:rsidRDefault="001B43AC" w:rsidP="002C16DB">
      <w:pPr>
        <w:spacing w:line="480" w:lineRule="auto"/>
      </w:pPr>
      <w:r>
        <w:rPr>
          <w:i/>
        </w:rPr>
        <w:t>Automated Operation Span (</w:t>
      </w:r>
      <w:r w:rsidR="00EA704F">
        <w:rPr>
          <w:i/>
        </w:rPr>
        <w:t>A</w:t>
      </w:r>
      <w:r>
        <w:rPr>
          <w:i/>
        </w:rPr>
        <w:t>OSPAN).</w:t>
      </w:r>
      <w:r w:rsidR="00D50D3B">
        <w:t xml:space="preserve"> </w:t>
      </w:r>
      <w:commentRangeStart w:id="66"/>
      <w:commentRangeStart w:id="67"/>
      <w:r w:rsidR="00D50D3B">
        <w:t xml:space="preserve">The </w:t>
      </w:r>
      <w:r w:rsidR="00725B80">
        <w:t>A</w:t>
      </w:r>
      <w:r w:rsidR="00D50D3B">
        <w:t>OSPAN was accessed through a Missouri State University domain.</w:t>
      </w:r>
      <w:commentRangeEnd w:id="66"/>
      <w:r w:rsidR="00CA0FBD">
        <w:rPr>
          <w:rStyle w:val="CommentReference"/>
        </w:rPr>
        <w:commentReference w:id="66"/>
      </w:r>
      <w:commentRangeEnd w:id="67"/>
      <w:r w:rsidR="008870E8">
        <w:rPr>
          <w:rStyle w:val="CommentReference"/>
        </w:rPr>
        <w:commentReference w:id="67"/>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OSPAN instructions where they are told after they make their decision about whether the math operations answer is true or false, and that they must try to remember the letter that follows. </w:t>
      </w:r>
      <w:commentRangeStart w:id="68"/>
      <w:r w:rsidR="00F4093B">
        <w:t xml:space="preserve">The </w:t>
      </w:r>
      <w:commentRangeEnd w:id="68"/>
      <w:r w:rsidR="00E511CD">
        <w:rPr>
          <w:rStyle w:val="CommentReference"/>
        </w:rPr>
        <w:commentReference w:id="68"/>
      </w:r>
      <w:r w:rsidR="00F4093B">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146F690" w14:textId="20E02B9B" w:rsidR="00090527" w:rsidRPr="00A70983" w:rsidRDefault="00A70983" w:rsidP="002C16DB">
      <w:pPr>
        <w:spacing w:line="480" w:lineRule="auto"/>
      </w:pPr>
      <w:proofErr w:type="gramStart"/>
      <w:r>
        <w:rPr>
          <w:i/>
        </w:rPr>
        <w:t>Figure</w:t>
      </w:r>
      <w:r>
        <w:t xml:space="preserve"> .</w:t>
      </w:r>
      <w:proofErr w:type="gramEnd"/>
      <w:r>
        <w:t xml:space="preserve">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proofErr w:type="gramStart"/>
      <w:r>
        <w:rPr>
          <w:i/>
        </w:rPr>
        <w:t>Figure .</w:t>
      </w:r>
      <w:proofErr w:type="gramEnd"/>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69"/>
      <w:commentRangeStart w:id="70"/>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69"/>
      <w:r w:rsidR="008B2882">
        <w:rPr>
          <w:rStyle w:val="CommentReference"/>
        </w:rPr>
        <w:commentReference w:id="69"/>
      </w:r>
      <w:commentRangeEnd w:id="70"/>
      <w:r w:rsidR="0073396E">
        <w:t xml:space="preserve">Scores can range from 0 to 36. </w:t>
      </w:r>
      <w:r w:rsidR="00F120B3">
        <w:rPr>
          <w:rStyle w:val="CommentReference"/>
        </w:rPr>
        <w:commentReference w:id="70"/>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71"/>
      <w:r w:rsidR="003A4769">
        <w:t>experience</w:t>
      </w:r>
      <w:commentRangeEnd w:id="71"/>
      <w:r w:rsidR="0073396E">
        <w:rPr>
          <w:rStyle w:val="CommentReference"/>
        </w:rPr>
        <w:commentReference w:id="71"/>
      </w:r>
      <w:r w:rsidR="003A4769">
        <w:t xml:space="preserv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72"/>
      <w:r>
        <w:t>typing</w:t>
      </w:r>
      <w:commentRangeEnd w:id="72"/>
      <w:r w:rsidR="009A4126">
        <w:rPr>
          <w:rStyle w:val="CommentReference"/>
        </w:rPr>
        <w:commentReference w:id="72"/>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commentRangeStart w:id="73"/>
      <w:r w:rsidR="005F403B">
        <w:rPr>
          <w:b/>
        </w:rPr>
        <w:t>Results</w:t>
      </w:r>
      <w:commentRangeEnd w:id="73"/>
      <w:r w:rsidR="00601157">
        <w:rPr>
          <w:rStyle w:val="CommentReference"/>
        </w:rPr>
        <w:commentReference w:id="73"/>
      </w:r>
    </w:p>
    <w:p w14:paraId="28E26A76" w14:textId="480D8E93" w:rsidR="0071079D" w:rsidRDefault="000902D5" w:rsidP="00B30B53">
      <w:pPr>
        <w:spacing w:line="480" w:lineRule="auto"/>
      </w:pPr>
      <w:commentRangeStart w:id="74"/>
      <w:r w:rsidRPr="000902D5">
        <w:t xml:space="preserve">Expertise </w:t>
      </w:r>
      <w:commentRangeEnd w:id="74"/>
      <w:r>
        <w:rPr>
          <w:rStyle w:val="CommentReference"/>
        </w:rPr>
        <w:commentReference w:id="74"/>
      </w:r>
      <w:r w:rsidRPr="000902D5">
        <w:t xml:space="preserve">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t>
      </w:r>
      <w:r w:rsidR="001D27BE">
        <w:t>is</w:t>
      </w:r>
      <w:r w:rsidR="001D27BE">
        <w:t xml:space="preserve"> </w:t>
      </w:r>
      <w:r w:rsidR="00B30B53">
        <w:t>that t</w:t>
      </w:r>
      <w:commentRangeStart w:id="75"/>
      <w:r w:rsidRPr="000902D5">
        <w:t xml:space="preserve">hose </w:t>
      </w:r>
      <w:commentRangeEnd w:id="75"/>
      <w:r>
        <w:rPr>
          <w:rStyle w:val="CommentReference"/>
        </w:rPr>
        <w:commentReference w:id="75"/>
      </w:r>
      <w:r w:rsidRPr="000902D5">
        <w:t xml:space="preserve">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 xml:space="preserve">typing, language), expertise score, and their interaction with participant as a random intercept. This analysis will </w:t>
      </w:r>
      <w:r w:rsidR="00172504">
        <w:lastRenderedPageBreak/>
        <w:t xml:space="preserve">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76"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77"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78" w:author="Wikowsky, Addie J" w:date="2019-02-25T01:17:00Z"/>
        </w:rPr>
      </w:pPr>
      <w:ins w:id="79" w:author="Wikowsky, Addie J" w:date="2019-02-25T01:17:00Z">
        <w:r>
          <w:fldChar w:fldCharType="begin"/>
        </w:r>
        <w:r>
          <w:instrText xml:space="preserve"> HYPERLINK "</w:instrText>
        </w:r>
      </w:ins>
      <w:ins w:id="80" w:author="Wikowsky, Addie J" w:date="2019-02-16T05:30:00Z">
        <w:r w:rsidRPr="00215F53">
          <w:instrText>https://www.millisecond.com/download/library/v5/ospan/automatedospan.manual</w:instrText>
        </w:r>
      </w:ins>
      <w:ins w:id="81" w:author="Wikowsky, Addie J" w:date="2019-02-25T01:17:00Z">
        <w:r>
          <w:instrText xml:space="preserve">" </w:instrText>
        </w:r>
        <w:r>
          <w:fldChar w:fldCharType="separate"/>
        </w:r>
      </w:ins>
      <w:ins w:id="82" w:author="Wikowsky, Addie J" w:date="2019-02-16T05:30:00Z">
        <w:r w:rsidRPr="0073470E">
          <w:rPr>
            <w:rStyle w:val="Hyperlink"/>
          </w:rPr>
          <w:t>https://www.millisecond.com/download/library/v5/ospan/automatedospan.manual</w:t>
        </w:r>
      </w:ins>
      <w:ins w:id="83"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1"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2"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3"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4"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5"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6"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7"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8"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9"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0" w:author="Erin Buchanan" w:date="2019-03-05T12:06:00Z" w:initials="BEM">
    <w:p w14:paraId="4B9CFAF7" w14:textId="360CE48B" w:rsidR="000B1218" w:rsidRDefault="000B1218">
      <w:pPr>
        <w:pStyle w:val="CommentText"/>
      </w:pPr>
      <w:r>
        <w:rPr>
          <w:rStyle w:val="CommentReference"/>
        </w:rPr>
        <w:annotationRef/>
      </w:r>
      <w:proofErr w:type="gramStart"/>
      <w:r>
        <w:t>Yeah</w:t>
      </w:r>
      <w:proofErr w:type="gramEnd"/>
      <w:r>
        <w:t xml:space="preserve"> I think it’s ok the way you have it now. </w:t>
      </w:r>
    </w:p>
  </w:comment>
  <w:comment w:id="11"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2"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3"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4"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15"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16"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17"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18"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19"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20"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21"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22"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23" w:author="Erin Buchanan" w:date="2019-03-05T12:07:00Z" w:initials="BEM">
    <w:p w14:paraId="457C4B6A" w14:textId="29939471" w:rsidR="00C36548" w:rsidRDefault="00C36548">
      <w:pPr>
        <w:pStyle w:val="CommentText"/>
      </w:pPr>
      <w:r>
        <w:rPr>
          <w:rStyle w:val="CommentReference"/>
        </w:rPr>
        <w:annotationRef/>
      </w:r>
      <w:r>
        <w:t>Yep!</w:t>
      </w:r>
    </w:p>
  </w:comment>
  <w:comment w:id="24"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25"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26"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27"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28"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29"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30"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32"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33"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34"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35"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37"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38"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39"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40"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41"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42"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43"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44"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45"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46"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47"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49"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48"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65"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66"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67" w:author="Wikowsky, Addie J" w:date="2019-03-18T13:16:00Z" w:initials="WAJ">
    <w:p w14:paraId="4A6052C0" w14:textId="5A482E4F" w:rsidR="008870E8" w:rsidRDefault="008870E8">
      <w:pPr>
        <w:pStyle w:val="CommentText"/>
      </w:pPr>
      <w:r>
        <w:rPr>
          <w:rStyle w:val="CommentReference"/>
        </w:rPr>
        <w:annotationRef/>
      </w:r>
      <w:r>
        <w:t>Better?</w:t>
      </w:r>
    </w:p>
  </w:comment>
  <w:comment w:id="68"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69" w:author="Erin Buchanan" w:date="2019-03-14T19:19:00Z" w:initials="BEM">
    <w:p w14:paraId="2F9CD1F3" w14:textId="1BD02C8F" w:rsidR="008B2882" w:rsidRDefault="008B2882">
      <w:pPr>
        <w:pStyle w:val="CommentText"/>
      </w:pPr>
      <w:r>
        <w:rPr>
          <w:rStyle w:val="CommentReference"/>
        </w:rPr>
        <w:annotationRef/>
      </w:r>
      <w:r>
        <w:t xml:space="preserve">Also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70"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71"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72"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73" w:author="Wikowsky, Addie J" w:date="2019-03-20T19:55:00Z" w:initials="WAJ">
    <w:p w14:paraId="4E476A14" w14:textId="321BC793" w:rsidR="00601157" w:rsidRDefault="00601157" w:rsidP="00601157">
      <w:pPr>
        <w:spacing w:line="480" w:lineRule="auto"/>
      </w:pPr>
      <w:r>
        <w:rPr>
          <w:rStyle w:val="CommentReference"/>
        </w:rPr>
        <w:annotationRef/>
      </w:r>
      <w:r>
        <w:t>Here you should write out the hypotheses + how you will test them.</w:t>
      </w:r>
    </w:p>
  </w:comment>
  <w:comment w:id="74"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75"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1"/>
  <w15:commentEx w15:paraId="0E4E33BB" w15:paraIdParent="4049856E" w15:done="1"/>
  <w15:commentEx w15:paraId="4B9CFAF7" w15:paraIdParent="4049856E" w15:done="1"/>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1"/>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1"/>
  <w15:commentEx w15:paraId="462118AB" w15:paraIdParent="29A335A7" w15:done="1"/>
  <w15:commentEx w15:paraId="7833C2E5" w15:paraIdParent="29A335A7" w15:done="1"/>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27A5B8FC" w15:done="0"/>
  <w15:commentEx w15:paraId="789348B1" w15:done="1"/>
  <w15:commentEx w15:paraId="4A6052C0" w15:paraIdParent="789348B1" w15:done="1"/>
  <w15:commentEx w15:paraId="170D3103" w15:done="1"/>
  <w15:commentEx w15:paraId="2F9CD1F3" w15:done="1"/>
  <w15:commentEx w15:paraId="53DB7CCF" w15:paraIdParent="2F9CD1F3" w15:done="1"/>
  <w15:commentEx w15:paraId="674CFEB3" w15:done="1"/>
  <w15:commentEx w15:paraId="6048E95F" w15:done="1"/>
  <w15:commentEx w15:paraId="4E476A14"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52F7EC08" w16cid:durableId="2028E6D3"/>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6048E95F" w16cid:durableId="203B6367"/>
  <w16cid:commentId w16cid:paraId="4E476A14" w16cid:durableId="203D1930"/>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618BC"/>
    <w:rsid w:val="00361FD4"/>
    <w:rsid w:val="00396FFB"/>
    <w:rsid w:val="003A286F"/>
    <w:rsid w:val="003A4769"/>
    <w:rsid w:val="003A6290"/>
    <w:rsid w:val="003A6405"/>
    <w:rsid w:val="003A6E24"/>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D156A"/>
    <w:rsid w:val="008D5A2E"/>
    <w:rsid w:val="008E4258"/>
    <w:rsid w:val="008F7CA0"/>
    <w:rsid w:val="00900BB2"/>
    <w:rsid w:val="009072E9"/>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20</Pages>
  <Words>4238</Words>
  <Characters>24158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185</cp:revision>
  <dcterms:created xsi:type="dcterms:W3CDTF">2018-10-24T08:06:00Z</dcterms:created>
  <dcterms:modified xsi:type="dcterms:W3CDTF">2019-03-28T07:03:00Z</dcterms:modified>
</cp:coreProperties>
</file>