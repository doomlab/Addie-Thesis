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0F68719A" w:rsidR="00331E9F" w:rsidRDefault="000902D5" w:rsidP="00331E9F">
      <w:pPr>
        <w:spacing w:line="480" w:lineRule="auto"/>
        <w:jc w:val="center"/>
        <w:rPr>
          <w:b/>
        </w:rPr>
      </w:pPr>
      <w:r>
        <w:rPr>
          <w:b/>
        </w:rPr>
        <w:t xml:space="preserve">Expertise </w:t>
      </w:r>
      <w:r w:rsidR="00C24A76">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375471AE"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r w:rsidR="00685DA0">
        <w:t>The</w:t>
      </w:r>
      <w:r w:rsidR="00EA041A">
        <w:t xml:space="preserve"> primary </w:t>
      </w:r>
      <w:r w:rsidR="00685DA0">
        <w:t>use</w:t>
      </w:r>
      <w:r w:rsidR="00685DA0">
        <w:t xml:space="preserve"> </w:t>
      </w:r>
      <w:r w:rsidR="00EA041A">
        <w:t xml:space="preserve">to measure </w:t>
      </w:r>
      <w:r w:rsidR="00EA041A">
        <w:rPr>
          <w:i/>
        </w:rPr>
        <w:t xml:space="preserve">gF </w:t>
      </w:r>
      <w:r w:rsidR="00EA041A">
        <w:t xml:space="preserve">is the </w:t>
      </w:r>
      <w:r w:rsidR="00EA041A">
        <w:rPr>
          <w:color w:val="000000" w:themeColor="text1"/>
        </w:rPr>
        <w:t xml:space="preserve">Raven’s Advanced Progressive Matrices (APM). </w:t>
      </w:r>
      <w:commentRangeEnd w:id="1"/>
      <w:r w:rsidR="00C24A76">
        <w:rPr>
          <w:rStyle w:val="CommentReference"/>
        </w:rPr>
        <w:commentReference w:id="1"/>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0073A0F3" w:rsidR="00121DDC" w:rsidRDefault="00121DDC" w:rsidP="00C96FDA">
      <w:pPr>
        <w:spacing w:line="480" w:lineRule="auto"/>
        <w:ind w:firstLine="720"/>
      </w:pPr>
      <w:r>
        <w:t xml:space="preserve">Working memory has been tested in the field of psychology since </w:t>
      </w:r>
      <w:commentRangeStart w:id="2"/>
      <w:r>
        <w:t xml:space="preserve">Miller </w:t>
      </w:r>
      <w:commentRangeEnd w:id="2"/>
      <w:r w:rsidR="00E4214C">
        <w:rPr>
          <w:rStyle w:val="CommentReference"/>
        </w:rPr>
        <w:commentReference w:id="2"/>
      </w:r>
      <w:r>
        <w:t xml:space="preserve">introduced the “magic number” in 1956. </w:t>
      </w:r>
      <w:r w:rsidR="00685DA0">
        <w:t xml:space="preserve">The magic number is the concept of how many single items we can hold in our memory, Miller (1965) suggested that we can hold seven items, plus or minus two (5 or 9). This is why phone numbers can be easier to remember, since they fall in that threshold. </w:t>
      </w:r>
      <w:r>
        <w:t>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lastRenderedPageBreak/>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xml:space="preserve">. For the second part, Daneman and Carpenter (1980) had the participant read sentences that </w:t>
      </w:r>
      <w:r>
        <w:lastRenderedPageBreak/>
        <w:t>were from general knowledge, politics, and other subjects; while still trying to remember the last word. After reading the sentence</w:t>
      </w:r>
      <w:r w:rsidR="007F1373">
        <w:t>,</w:t>
      </w:r>
      <w:r>
        <w:t xml:space="preserve"> the participant had to identify if the statement was true or false. 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 xml:space="preserve">This task challenges the participant because it requires encoding and </w:t>
      </w:r>
      <w:r w:rsidR="00F4188A">
        <w:rPr>
          <w:color w:val="000000" w:themeColor="text1"/>
        </w:rPr>
        <w:lastRenderedPageBreak/>
        <w:t>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13BC4A5"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r w:rsidR="00685DA0">
        <w:rPr>
          <w:color w:val="000000" w:themeColor="text1"/>
        </w:rPr>
        <w:t>correlated</w:t>
      </w:r>
      <w:r>
        <w:rPr>
          <w:color w:val="000000" w:themeColor="text1"/>
        </w:rPr>
        <w:t xml:space="preserve">, </w:t>
      </w:r>
      <w:r w:rsidR="00087D2A">
        <w:rPr>
          <w:color w:val="000000" w:themeColor="text1"/>
        </w:rPr>
        <w:t xml:space="preserve">and that </w:t>
      </w:r>
      <w:r>
        <w:rPr>
          <w:color w:val="000000" w:themeColor="text1"/>
        </w:rPr>
        <w:t xml:space="preserve">WM and STM were strongly </w:t>
      </w:r>
      <w:r w:rsidR="00685DA0">
        <w:rPr>
          <w:color w:val="000000" w:themeColor="text1"/>
        </w:rPr>
        <w:t>correlated</w:t>
      </w:r>
      <w:r>
        <w:rPr>
          <w:color w:val="000000" w:themeColor="text1"/>
        </w:rPr>
        <w:t xml:space="preserve">, but </w:t>
      </w:r>
      <w:r w:rsidRPr="00E97A75">
        <w:rPr>
          <w:i/>
          <w:color w:val="000000" w:themeColor="text1"/>
        </w:rPr>
        <w:t>gF</w:t>
      </w:r>
      <w:r>
        <w:rPr>
          <w:color w:val="000000" w:themeColor="text1"/>
        </w:rPr>
        <w:t xml:space="preserve"> was not </w:t>
      </w:r>
      <w:commentRangeStart w:id="3"/>
      <w:r>
        <w:rPr>
          <w:color w:val="000000" w:themeColor="text1"/>
        </w:rPr>
        <w:t xml:space="preserve">linked </w:t>
      </w:r>
      <w:commentRangeEnd w:id="3"/>
      <w:r w:rsidR="00E4214C">
        <w:rPr>
          <w:rStyle w:val="CommentReference"/>
        </w:rPr>
        <w:commentReference w:id="3"/>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lastRenderedPageBreak/>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3C357D40"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From highest to lowest</w:t>
      </w:r>
      <w:r w:rsidR="00685DA0">
        <w:t xml:space="preserve"> skillset</w:t>
      </w:r>
      <w:r>
        <w:t xml:space="preserve">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w:t>
      </w:r>
      <w:r w:rsidR="00685DA0">
        <w:t>.</w:t>
      </w:r>
      <w:r>
        <w:t xml:space="preserve">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4"/>
      <w:r w:rsidR="00F00D03">
        <w:t xml:space="preserve">The </w:t>
      </w:r>
      <w:commentRangeEnd w:id="4"/>
      <w:r w:rsidR="00E4214C">
        <w:rPr>
          <w:rStyle w:val="CommentReference"/>
        </w:rPr>
        <w:commentReference w:id="4"/>
      </w:r>
      <w:r w:rsidR="00F00D03">
        <w:t xml:space="preserve">first position </w:t>
      </w:r>
      <w:r w:rsidR="00685DA0">
        <w:t>presented to the participants, were</w:t>
      </w:r>
      <w:r w:rsidR="00685DA0">
        <w:t xml:space="preserve"> </w:t>
      </w:r>
      <w:r w:rsidR="00F00D03">
        <w:t xml:space="preserve">played games that were </w:t>
      </w:r>
      <w:r w:rsidR="00685DA0">
        <w:t xml:space="preserve">arranged </w:t>
      </w:r>
      <w:r w:rsidR="00F00D03">
        <w:t>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w:t>
      </w:r>
      <w:r w:rsidR="0017047A">
        <w:lastRenderedPageBreak/>
        <w:t>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lastRenderedPageBreak/>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commentRangeStart w:id="5"/>
      <w:r>
        <w:t>T</w:t>
      </w:r>
      <w:r w:rsidR="00EA065E">
        <w:t xml:space="preserve">emplate </w:t>
      </w:r>
      <w:r>
        <w:t>T</w:t>
      </w:r>
      <w:r w:rsidR="00EA065E">
        <w:t>heory</w:t>
      </w:r>
      <w:r>
        <w:t xml:space="preserve"> </w:t>
      </w:r>
      <w:commentRangeEnd w:id="5"/>
      <w:r w:rsidR="00685DA0">
        <w:rPr>
          <w:rStyle w:val="CommentReference"/>
        </w:rPr>
        <w:commentReference w:id="5"/>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w:t>
      </w:r>
      <w:r>
        <w:lastRenderedPageBreak/>
        <w:t xml:space="preserve">(such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2D558A10" w:rsidR="006E3389"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thinking. </w:t>
      </w:r>
    </w:p>
    <w:p w14:paraId="459E54B0" w14:textId="138FAE77" w:rsidR="00685DA0" w:rsidRPr="00BE3435" w:rsidRDefault="00685DA0" w:rsidP="00DA589B">
      <w:pPr>
        <w:spacing w:line="480" w:lineRule="auto"/>
      </w:pPr>
      <w:r>
        <w:tab/>
        <w:t xml:space="preserve">Taking in these ideas and theories, the experiment outlined in this paper will look at how WM, </w:t>
      </w:r>
      <w:r>
        <w:rPr>
          <w:i/>
          <w:iCs/>
        </w:rPr>
        <w:t>gF</w:t>
      </w:r>
      <w:r>
        <w:t>, and expertise work together</w:t>
      </w:r>
      <w:r w:rsidR="00BE3435">
        <w:t xml:space="preserve"> as a unit. There have been multiple studies on WM and expertise, but few on </w:t>
      </w:r>
      <w:r w:rsidR="00BE3435">
        <w:rPr>
          <w:i/>
          <w:iCs/>
        </w:rPr>
        <w:t>gF</w:t>
      </w:r>
      <w:r w:rsidR="00BE3435">
        <w:t xml:space="preserve"> and expertise. Our hope is that this paper can provide insight to that idea. Our</w:t>
      </w:r>
      <w:r w:rsidR="00BE3435">
        <w:t xml:space="preserve"> hypothesis is that t</w:t>
      </w:r>
      <w:r w:rsidR="00BE3435" w:rsidRPr="000902D5">
        <w:t xml:space="preserve">hose who have a higher expertise </w:t>
      </w:r>
      <w:r w:rsidR="00BE3435">
        <w:t>in foreign language</w:t>
      </w:r>
      <w:r w:rsidR="00BE3435">
        <w:t xml:space="preserve"> or in typing,</w:t>
      </w:r>
      <w:r w:rsidR="00BE3435">
        <w:t xml:space="preserve"> </w:t>
      </w:r>
      <w:r w:rsidR="00BE3435" w:rsidRPr="000902D5">
        <w:t xml:space="preserve">will have a higher working memory </w:t>
      </w:r>
      <w:r w:rsidR="00BE3435">
        <w:t>A</w:t>
      </w:r>
      <w:r w:rsidR="00BE3435" w:rsidRPr="000902D5">
        <w:t xml:space="preserve">OSPAN scores and higher fluid intelligence </w:t>
      </w:r>
      <w:r w:rsidR="00BE3435">
        <w:t>APM scor</w:t>
      </w:r>
      <w:r w:rsidR="00BE3435">
        <w:t>es</w:t>
      </w:r>
      <w:r w:rsidR="00BE3435" w:rsidRPr="000902D5">
        <w:t>.</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58937FA9" w:rsidR="00E97A75" w:rsidRDefault="00E97A75" w:rsidP="00E97A75">
      <w:pPr>
        <w:spacing w:line="480" w:lineRule="auto"/>
        <w:rPr>
          <w:ins w:id="6" w:author="Wikowsky, Addie J" w:date="2019-06-06T12:26:00Z"/>
          <w:bCs/>
          <w:iCs/>
        </w:rPr>
      </w:pPr>
      <w:r w:rsidRPr="001B43AC">
        <w:tab/>
      </w:r>
      <w:r>
        <w:t>Participants were recruited from the Introductory Psychology course at Missouri State University</w:t>
      </w:r>
      <w:r w:rsidR="00A130A1">
        <w:t xml:space="preserve"> and an upper level Psychology course at the university</w:t>
      </w:r>
      <w:r>
        <w:t xml:space="preserve">. </w:t>
      </w:r>
      <w:del w:id="7" w:author="Wikowsky, Addie J" w:date="2019-06-05T23:55:00Z">
        <w:r w:rsidR="001B43AC" w:rsidDel="00A130A1">
          <w:delText>All participants were instructed to sign up through</w:delText>
        </w:r>
        <w:r w:rsidR="00EA704F" w:rsidDel="00A130A1">
          <w:delText xml:space="preserve"> Missouri State’s participation system, </w:delText>
        </w:r>
        <w:r w:rsidR="001B43AC" w:rsidDel="00A130A1">
          <w:delText xml:space="preserve">SONA. </w:delText>
        </w:r>
      </w:del>
      <w:r w:rsidR="001B43AC">
        <w:t xml:space="preserve">There were two options for students to choose from, </w:t>
      </w:r>
      <w:r w:rsidR="00E4214C">
        <w:t xml:space="preserve">Expertise Study and Expertise Study with a Foreign Language </w:t>
      </w:r>
      <w:r w:rsidR="00E4214C">
        <w:lastRenderedPageBreak/>
        <w:t>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college</w:t>
      </w:r>
      <w:r w:rsidR="001B43AC">
        <w:t xml:space="preserve">. </w:t>
      </w:r>
      <w:r w:rsidR="00A130A1">
        <w:t xml:space="preserve">All participants either </w:t>
      </w:r>
      <w:r>
        <w:t xml:space="preserve">received course credit </w:t>
      </w:r>
      <w:r w:rsidR="00A130A1">
        <w:t xml:space="preserve">or extra credit </w:t>
      </w:r>
      <w:r>
        <w:t xml:space="preserve">for their participation in this </w:t>
      </w:r>
      <w:commentRangeStart w:id="8"/>
      <w:r>
        <w:t>study</w:t>
      </w:r>
      <w:commentRangeEnd w:id="8"/>
      <w:r w:rsidR="00E4214C">
        <w:rPr>
          <w:rStyle w:val="CommentReference"/>
        </w:rPr>
        <w:commentReference w:id="8"/>
      </w:r>
      <w:r>
        <w:t xml:space="preserve">. </w:t>
      </w:r>
      <w:r w:rsidR="00A130A1">
        <w:rPr>
          <w:bCs/>
          <w:iCs/>
        </w:rPr>
        <w:t xml:space="preserve">There </w:t>
      </w:r>
      <w:proofErr w:type="gramStart"/>
      <w:r w:rsidR="00A130A1">
        <w:rPr>
          <w:bCs/>
          <w:iCs/>
        </w:rPr>
        <w:t>were</w:t>
      </w:r>
      <w:proofErr w:type="gramEnd"/>
      <w:r w:rsidR="00A130A1">
        <w:rPr>
          <w:bCs/>
          <w:iCs/>
        </w:rPr>
        <w:t xml:space="preserve"> a total of 48 participants (</w:t>
      </w:r>
      <w:commentRangeStart w:id="9"/>
      <w:r w:rsidR="00A130A1">
        <w:rPr>
          <w:bCs/>
          <w:i/>
        </w:rPr>
        <w:t>N</w:t>
      </w:r>
      <w:commentRangeEnd w:id="9"/>
      <w:r w:rsidR="00A130A1">
        <w:rPr>
          <w:rStyle w:val="CommentReference"/>
        </w:rPr>
        <w:commentReference w:id="9"/>
      </w:r>
      <w:r w:rsidR="00A130A1">
        <w:rPr>
          <w:bCs/>
          <w:iCs/>
        </w:rPr>
        <w:t xml:space="preserve"> = 48). Finally, there were only six participants (</w:t>
      </w:r>
      <w:r w:rsidR="00A130A1">
        <w:rPr>
          <w:bCs/>
          <w:i/>
        </w:rPr>
        <w:t>N</w:t>
      </w:r>
      <w:r w:rsidR="00A130A1">
        <w:rPr>
          <w:bCs/>
          <w:iCs/>
        </w:rPr>
        <w:t xml:space="preserve"> = 6) in the foreign language section.</w:t>
      </w:r>
      <w:r w:rsidR="00F541C0">
        <w:rPr>
          <w:bCs/>
          <w:iCs/>
        </w:rPr>
        <w:t xml:space="preserve"> Of those six participants, four had taken two years or more of Spanish, one had taken two years or more of German, and one had taken two years or more of French. </w:t>
      </w:r>
    </w:p>
    <w:p w14:paraId="35615B5E" w14:textId="77777777" w:rsidR="00346CE2" w:rsidRDefault="00346CE2" w:rsidP="00E97A75">
      <w:pPr>
        <w:spacing w:line="480" w:lineRule="auto"/>
        <w:rPr>
          <w:ins w:id="10" w:author="Wikowsky, Addie J" w:date="2019-06-06T12:26:00Z"/>
        </w:rPr>
      </w:pPr>
      <w:ins w:id="11" w:author="Wikowsky, Addie J" w:date="2019-06-06T12:26:00Z">
        <w:r>
          <w:rPr>
            <w:b/>
            <w:iCs/>
          </w:rPr>
          <w:t>Procedure</w:t>
        </w:r>
        <w:r w:rsidRPr="00346CE2">
          <w:t xml:space="preserve"> </w:t>
        </w:r>
      </w:ins>
    </w:p>
    <w:p w14:paraId="41E74292" w14:textId="2F155A07" w:rsidR="00346CE2" w:rsidRDefault="00346CE2" w:rsidP="00346CE2">
      <w:pPr>
        <w:spacing w:line="480" w:lineRule="auto"/>
        <w:ind w:firstLine="720"/>
        <w:rPr>
          <w:ins w:id="12" w:author="Wikowsky, Addie J" w:date="2019-06-06T12:29:00Z"/>
        </w:rPr>
      </w:pPr>
      <w:r>
        <w:t xml:space="preserve">All tasks were given to each </w:t>
      </w:r>
      <w:commentRangeStart w:id="13"/>
      <w:r>
        <w:t>participant at the same time</w:t>
      </w:r>
      <w:commentRangeEnd w:id="13"/>
      <w:r>
        <w:rPr>
          <w:rStyle w:val="CommentReference"/>
        </w:rPr>
        <w:commentReference w:id="13"/>
      </w:r>
      <w:r>
        <w:t xml:space="preserve">. </w:t>
      </w:r>
      <w:ins w:id="14" w:author="Wikowsky, Addie J" w:date="2019-06-06T12:27:00Z">
        <w:r>
          <w:t xml:space="preserve">Using a </w:t>
        </w:r>
      </w:ins>
      <w:ins w:id="15" w:author="Wikowsky, Addie J" w:date="2019-06-06T12:29:00Z">
        <w:r w:rsidR="00F2543D">
          <w:t>Latin</w:t>
        </w:r>
      </w:ins>
      <w:bookmarkStart w:id="16" w:name="_GoBack"/>
      <w:bookmarkEnd w:id="16"/>
      <w:ins w:id="17" w:author="Wikowsky, Addie J" w:date="2019-06-06T12:27:00Z">
        <w:r>
          <w:t xml:space="preserve"> square to con</w:t>
        </w:r>
      </w:ins>
      <w:ins w:id="18" w:author="Wikowsky, Addie J" w:date="2019-06-06T12:29:00Z">
        <w:r w:rsidR="00F2543D">
          <w:t>t</w:t>
        </w:r>
      </w:ins>
      <w:ins w:id="19" w:author="Wikowsky, Addie J" w:date="2019-06-06T12:27:00Z">
        <w:r>
          <w:t xml:space="preserve">rol for counterbalancing each section. </w:t>
        </w:r>
      </w:ins>
      <w:ins w:id="20" w:author="Wikowsky, Addie J" w:date="2019-06-06T12:28:00Z">
        <w:r>
          <w:t xml:space="preserve">The section with the foreign language placement exam started in this order: placement exam, AOSPAN, APM, typing task. The section without the placement exam started in this order: </w:t>
        </w:r>
      </w:ins>
      <w:ins w:id="21" w:author="Wikowsky, Addie J" w:date="2019-06-06T12:29:00Z">
        <w:r>
          <w:t xml:space="preserve">AOSPAN, APM, typing task. By counterbalancing each </w:t>
        </w:r>
        <w:proofErr w:type="gramStart"/>
        <w:r>
          <w:t>group</w:t>
        </w:r>
        <w:proofErr w:type="gramEnd"/>
        <w:r>
          <w:t xml:space="preserve"> we were able to </w:t>
        </w:r>
      </w:ins>
    </w:p>
    <w:p w14:paraId="2D954D3D" w14:textId="2C0B206A" w:rsidR="00346CE2" w:rsidRPr="00346CE2" w:rsidRDefault="00346CE2" w:rsidP="00346CE2">
      <w:pPr>
        <w:spacing w:line="480" w:lineRule="auto"/>
        <w:ind w:firstLine="720"/>
        <w:rPr>
          <w:b/>
        </w:rPr>
      </w:pPr>
      <w:commentRangeStart w:id="22"/>
      <w:r>
        <w:t>The</w:t>
      </w:r>
      <w:commentRangeEnd w:id="22"/>
      <w:r>
        <w:rPr>
          <w:rStyle w:val="CommentReference"/>
        </w:rPr>
        <w:commentReference w:id="22"/>
      </w:r>
      <w:r>
        <w:t xml:space="preserve">y were administered in groups of x. </w:t>
      </w:r>
      <w:commentRangeStart w:id="23"/>
      <w:r>
        <w:t xml:space="preserve">The </w:t>
      </w:r>
      <w:commentRangeEnd w:id="23"/>
      <w:r>
        <w:rPr>
          <w:rStyle w:val="CommentReference"/>
        </w:rPr>
        <w:commentReference w:id="23"/>
      </w:r>
      <w:r>
        <w:t>order of tasks was counterbalanced for each section, control or foreign language, all tasks would be equal over the length of the experiment.</w:t>
      </w:r>
    </w:p>
    <w:p w14:paraId="6D825A16" w14:textId="7BF43A54" w:rsidR="001B43AC" w:rsidRDefault="000155D5" w:rsidP="001B43AC">
      <w:pPr>
        <w:spacing w:line="480" w:lineRule="auto"/>
      </w:pPr>
      <w:r>
        <w:rPr>
          <w:b/>
        </w:rPr>
        <w:t>Materials</w:t>
      </w:r>
      <w:r w:rsidR="00AC1489">
        <w:rPr>
          <w:b/>
        </w:rPr>
        <w:t xml:space="preserve"> and </w:t>
      </w:r>
      <w:commentRangeStart w:id="24"/>
      <w:r w:rsidR="00AC1489">
        <w:rPr>
          <w:b/>
        </w:rPr>
        <w:t>Procedure</w:t>
      </w:r>
      <w:commentRangeEnd w:id="24"/>
      <w:r w:rsidR="00E4214C">
        <w:rPr>
          <w:rStyle w:val="CommentReference"/>
        </w:rPr>
        <w:commentReference w:id="24"/>
      </w:r>
    </w:p>
    <w:p w14:paraId="71D3D547" w14:textId="451FCA33"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t>
      </w:r>
      <w:r w:rsidR="004158CD">
        <w:lastRenderedPageBreak/>
        <w:t xml:space="preserve">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lastRenderedPageBreak/>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lastRenderedPageBreak/>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25"/>
      <w:r w:rsidR="00F36860">
        <w:t>pro</w:t>
      </w:r>
      <w:commentRangeEnd w:id="25"/>
      <w:r w:rsidR="00E4214C">
        <w:rPr>
          <w:rStyle w:val="CommentReference"/>
        </w:rPr>
        <w:commentReference w:id="25"/>
      </w:r>
      <w:r w:rsidR="00F36860">
        <w:t>.</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lastRenderedPageBreak/>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26"/>
      <w:r>
        <w:t xml:space="preserve">This </w:t>
      </w:r>
      <w:commentRangeEnd w:id="26"/>
      <w:r w:rsidR="00E4214C">
        <w:rPr>
          <w:rStyle w:val="CommentReference"/>
        </w:rPr>
        <w:commentReference w:id="26"/>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27"/>
      <w:r w:rsidR="004934CA">
        <w:t>overall</w:t>
      </w:r>
      <w:commentRangeEnd w:id="27"/>
      <w:r w:rsidR="00E206E1">
        <w:rPr>
          <w:rStyle w:val="CommentReference"/>
        </w:rPr>
        <w:commentReference w:id="27"/>
      </w:r>
      <w:r w:rsidR="004934CA">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65D5D2B3" w:rsidR="005F403B" w:rsidRDefault="000B7E35" w:rsidP="005F403B">
      <w:pPr>
        <w:spacing w:line="480" w:lineRule="auto"/>
        <w:jc w:val="center"/>
        <w:rPr>
          <w:b/>
        </w:rPr>
      </w:pPr>
      <w:r>
        <w:rPr>
          <w:b/>
        </w:rPr>
        <w:t xml:space="preserve"> </w:t>
      </w:r>
      <w:r w:rsidR="005F403B">
        <w:rPr>
          <w:b/>
        </w:rPr>
        <w:t>Results</w:t>
      </w:r>
    </w:p>
    <w:p w14:paraId="57011A3B" w14:textId="682C271A" w:rsidR="00395731" w:rsidRDefault="00172B19" w:rsidP="00395731">
      <w:pPr>
        <w:spacing w:line="480" w:lineRule="auto"/>
        <w:rPr>
          <w:bCs/>
        </w:rPr>
      </w:pPr>
      <w:r>
        <w:rPr>
          <w:b/>
        </w:rPr>
        <w:t>Descriptive Statistics</w:t>
      </w:r>
    </w:p>
    <w:p w14:paraId="70FC490A" w14:textId="1DEC87FA" w:rsidR="00B67E9F" w:rsidRPr="00246866" w:rsidRDefault="00246866" w:rsidP="00395731">
      <w:pPr>
        <w:spacing w:line="480" w:lineRule="auto"/>
        <w:rPr>
          <w:bCs/>
          <w:iCs/>
        </w:rPr>
      </w:pPr>
      <w:r>
        <w:rPr>
          <w:bCs/>
        </w:rPr>
        <w:tab/>
      </w:r>
      <w:r w:rsidR="00DD4154">
        <w:rPr>
          <w:bCs/>
          <w:iCs/>
        </w:rPr>
        <w:t xml:space="preserve">The typing test had a </w:t>
      </w:r>
      <w:r w:rsidR="00DD4154">
        <w:rPr>
          <w:bCs/>
          <w:i/>
        </w:rPr>
        <w:t>M</w:t>
      </w:r>
      <w:r w:rsidR="00DD4154">
        <w:rPr>
          <w:bCs/>
          <w:iCs/>
        </w:rPr>
        <w:t xml:space="preserve"> = 46.73, </w:t>
      </w:r>
      <w:r w:rsidR="00DD4154">
        <w:rPr>
          <w:bCs/>
          <w:i/>
        </w:rPr>
        <w:t>SD</w:t>
      </w:r>
      <w:r w:rsidR="00DD4154">
        <w:rPr>
          <w:bCs/>
          <w:iCs/>
        </w:rPr>
        <w:t xml:space="preserve"> = 15.24, with fastest words per minute (WPM) of 85, and the slowest WPM of 13. </w:t>
      </w:r>
      <w:r w:rsidR="00955A07">
        <w:rPr>
          <w:bCs/>
        </w:rPr>
        <w:t xml:space="preserve">APM </w:t>
      </w:r>
      <w:r w:rsidR="00B67E9F">
        <w:rPr>
          <w:bCs/>
        </w:rPr>
        <w:t xml:space="preserve">had a </w:t>
      </w:r>
      <w:r w:rsidR="00B67E9F">
        <w:rPr>
          <w:bCs/>
          <w:i/>
        </w:rPr>
        <w:t>M</w:t>
      </w:r>
      <w:r w:rsidR="00B67E9F">
        <w:rPr>
          <w:bCs/>
          <w:iCs/>
        </w:rPr>
        <w:t xml:space="preserve"> = 13.62, </w:t>
      </w:r>
      <w:r w:rsidR="00B67E9F">
        <w:rPr>
          <w:bCs/>
          <w:i/>
        </w:rPr>
        <w:t xml:space="preserve">SD </w:t>
      </w:r>
      <w:r w:rsidR="00B67E9F">
        <w:rPr>
          <w:bCs/>
          <w:iCs/>
        </w:rPr>
        <w:t xml:space="preserve">= 7.56, with the highest score of 26 and a lowest score of 0. The OSPAN had a </w:t>
      </w:r>
      <w:r w:rsidR="00B67E9F">
        <w:rPr>
          <w:bCs/>
          <w:i/>
        </w:rPr>
        <w:t>M</w:t>
      </w:r>
      <w:r w:rsidR="00B67E9F">
        <w:rPr>
          <w:bCs/>
          <w:iCs/>
        </w:rPr>
        <w:t xml:space="preserve"> = 48.09, </w:t>
      </w:r>
      <w:r w:rsidR="00B67E9F">
        <w:rPr>
          <w:bCs/>
          <w:i/>
        </w:rPr>
        <w:t>SD</w:t>
      </w:r>
      <w:r w:rsidR="00B67E9F">
        <w:rPr>
          <w:bCs/>
          <w:iCs/>
        </w:rPr>
        <w:t xml:space="preserve"> = 16.71, with the highest letter recall of 75 and the lowest letter recall of 10. </w:t>
      </w:r>
      <w:r w:rsidR="00934065">
        <w:rPr>
          <w:bCs/>
          <w:iCs/>
        </w:rPr>
        <w:t>There were 35 participants (</w:t>
      </w:r>
      <w:r w:rsidR="00934065">
        <w:rPr>
          <w:bCs/>
          <w:i/>
        </w:rPr>
        <w:t>N</w:t>
      </w:r>
      <w:r w:rsidR="00934065">
        <w:rPr>
          <w:bCs/>
          <w:iCs/>
        </w:rPr>
        <w:t xml:space="preserve"> = 35) who scored at least 85% on the math portion of the OSPAN.</w:t>
      </w:r>
      <w:r w:rsidR="00DD4154">
        <w:rPr>
          <w:bCs/>
          <w:iCs/>
        </w:rPr>
        <w:t xml:space="preserve"> </w:t>
      </w:r>
      <w:r w:rsidR="00934065">
        <w:rPr>
          <w:bCs/>
          <w:iCs/>
        </w:rPr>
        <w:t>T</w:t>
      </w:r>
      <w:r w:rsidR="00B67E9F">
        <w:rPr>
          <w:bCs/>
          <w:iCs/>
        </w:rPr>
        <w:t>he OSPAN</w:t>
      </w:r>
      <w:r w:rsidR="00934065">
        <w:rPr>
          <w:bCs/>
          <w:iCs/>
        </w:rPr>
        <w:t xml:space="preserve"> for those participants</w:t>
      </w:r>
      <w:r w:rsidR="00B67E9F">
        <w:rPr>
          <w:bCs/>
          <w:iCs/>
        </w:rPr>
        <w:t xml:space="preserve"> </w:t>
      </w:r>
      <w:r w:rsidR="00934065">
        <w:rPr>
          <w:bCs/>
          <w:iCs/>
        </w:rPr>
        <w:t xml:space="preserve">was </w:t>
      </w:r>
      <w:r w:rsidR="00B67E9F">
        <w:rPr>
          <w:bCs/>
          <w:iCs/>
        </w:rPr>
        <w:t xml:space="preserve">a </w:t>
      </w:r>
      <w:r w:rsidR="00B67E9F">
        <w:rPr>
          <w:bCs/>
          <w:i/>
        </w:rPr>
        <w:t>M</w:t>
      </w:r>
      <w:r w:rsidR="00B67E9F">
        <w:rPr>
          <w:bCs/>
          <w:iCs/>
        </w:rPr>
        <w:t xml:space="preserve"> = 51.97, </w:t>
      </w:r>
      <w:r w:rsidR="00B67E9F">
        <w:rPr>
          <w:bCs/>
          <w:i/>
        </w:rPr>
        <w:t>SD</w:t>
      </w:r>
      <w:r w:rsidR="00B67E9F">
        <w:rPr>
          <w:bCs/>
          <w:iCs/>
        </w:rPr>
        <w:t xml:space="preserve"> = 15.55. </w:t>
      </w:r>
    </w:p>
    <w:p w14:paraId="7441F0D0" w14:textId="42790452" w:rsidR="00755019" w:rsidRDefault="00755019" w:rsidP="00395731">
      <w:pPr>
        <w:spacing w:line="480" w:lineRule="auto"/>
        <w:rPr>
          <w:bCs/>
        </w:rPr>
      </w:pPr>
      <w:r>
        <w:rPr>
          <w:b/>
        </w:rPr>
        <w:t>Hypothesis Tests</w:t>
      </w:r>
    </w:p>
    <w:p w14:paraId="20205DEF" w14:textId="57E3F466" w:rsidR="0065364E" w:rsidRDefault="00FC312B" w:rsidP="00FC312B">
      <w:pPr>
        <w:spacing w:line="480" w:lineRule="auto"/>
        <w:ind w:firstLine="720"/>
        <w:rPr>
          <w:bCs/>
          <w:color w:val="000000" w:themeColor="text1"/>
        </w:rPr>
      </w:pPr>
      <w:r>
        <w:rPr>
          <w:bCs/>
        </w:rPr>
        <w:t>Since t</w:t>
      </w:r>
      <w:r w:rsidR="00755019">
        <w:rPr>
          <w:bCs/>
        </w:rPr>
        <w:t xml:space="preserve">here were only 6 </w:t>
      </w:r>
      <w:r w:rsidR="00246866">
        <w:rPr>
          <w:bCs/>
        </w:rPr>
        <w:t xml:space="preserve">participants who completed the foreign language placement exam, those </w:t>
      </w:r>
      <w:r w:rsidR="0091302D">
        <w:rPr>
          <w:bCs/>
        </w:rPr>
        <w:t>hypotheses</w:t>
      </w:r>
      <w:r w:rsidR="00246866">
        <w:rPr>
          <w:bCs/>
        </w:rPr>
        <w:t xml:space="preserve"> and foreign language scores</w:t>
      </w:r>
      <w:r w:rsidR="0091302D">
        <w:rPr>
          <w:bCs/>
        </w:rPr>
        <w:t xml:space="preserve"> were not analyzed due to the low sample size</w:t>
      </w:r>
      <w:r w:rsidR="0091302D" w:rsidRPr="00A130A1">
        <w:rPr>
          <w:bCs/>
          <w:color w:val="000000" w:themeColor="text1"/>
        </w:rPr>
        <w:t xml:space="preserve">. </w:t>
      </w:r>
      <w:r w:rsidR="007E581A" w:rsidRPr="00A130A1">
        <w:rPr>
          <w:bCs/>
          <w:color w:val="000000" w:themeColor="text1"/>
        </w:rPr>
        <w:t xml:space="preserve">Instead, the typing test for all participants was used as the measure of expertise. Therefore, </w:t>
      </w:r>
      <w:r w:rsidR="00246866" w:rsidRPr="002D4B78">
        <w:rPr>
          <w:bCs/>
          <w:color w:val="000000" w:themeColor="text1"/>
        </w:rPr>
        <w:t>three correlation</w:t>
      </w:r>
      <w:r w:rsidR="007E581A">
        <w:rPr>
          <w:bCs/>
          <w:color w:val="000000" w:themeColor="text1"/>
        </w:rPr>
        <w:t>s were calculated</w:t>
      </w:r>
      <w:r w:rsidR="00246866" w:rsidRPr="002D4B78">
        <w:rPr>
          <w:bCs/>
          <w:color w:val="000000" w:themeColor="text1"/>
        </w:rPr>
        <w:t xml:space="preserve">. The first was to confirm the relationship between the </w:t>
      </w:r>
      <w:r w:rsidR="00A14C7D">
        <w:rPr>
          <w:bCs/>
          <w:color w:val="000000" w:themeColor="text1"/>
        </w:rPr>
        <w:t>APM</w:t>
      </w:r>
      <w:r w:rsidR="00A14C7D" w:rsidRPr="002D4B78">
        <w:rPr>
          <w:bCs/>
          <w:color w:val="000000" w:themeColor="text1"/>
        </w:rPr>
        <w:t xml:space="preserve"> </w:t>
      </w:r>
      <w:r w:rsidR="00246866" w:rsidRPr="002D4B78">
        <w:rPr>
          <w:bCs/>
          <w:color w:val="000000" w:themeColor="text1"/>
        </w:rPr>
        <w:t>and the OSPAN.</w:t>
      </w:r>
      <w:r w:rsidR="002D4B78" w:rsidRPr="002D4B78">
        <w:rPr>
          <w:bCs/>
          <w:color w:val="000000" w:themeColor="text1"/>
        </w:rPr>
        <w:t xml:space="preserve"> The correlation was </w:t>
      </w:r>
      <w:r w:rsidR="002D4B78" w:rsidRPr="002D4B78">
        <w:rPr>
          <w:bCs/>
          <w:i/>
          <w:iCs/>
          <w:color w:val="000000" w:themeColor="text1"/>
        </w:rPr>
        <w:t>r</w:t>
      </w:r>
      <w:r w:rsidR="002D4B78" w:rsidRPr="002D4B78">
        <w:rPr>
          <w:bCs/>
          <w:color w:val="000000" w:themeColor="text1"/>
        </w:rPr>
        <w:t xml:space="preserve"> = .57</w:t>
      </w:r>
      <w:r w:rsidR="00A14C7D">
        <w:rPr>
          <w:bCs/>
          <w:color w:val="000000" w:themeColor="text1"/>
        </w:rPr>
        <w:t>. 95% CI [</w:t>
      </w:r>
      <w:r w:rsidR="00A130A1">
        <w:rPr>
          <w:bCs/>
          <w:color w:val="000000" w:themeColor="text1"/>
        </w:rPr>
        <w:t>.33</w:t>
      </w:r>
      <w:r w:rsidR="00A14C7D">
        <w:rPr>
          <w:bCs/>
          <w:color w:val="000000" w:themeColor="text1"/>
        </w:rPr>
        <w:t xml:space="preserve">, </w:t>
      </w:r>
      <w:r w:rsidR="00A130A1">
        <w:rPr>
          <w:bCs/>
          <w:color w:val="000000" w:themeColor="text1"/>
        </w:rPr>
        <w:t>.</w:t>
      </w:r>
      <w:r w:rsidR="00136956">
        <w:rPr>
          <w:bCs/>
          <w:color w:val="000000" w:themeColor="text1"/>
        </w:rPr>
        <w:t>74</w:t>
      </w:r>
      <w:r w:rsidR="00A14C7D">
        <w:rPr>
          <w:bCs/>
          <w:color w:val="000000" w:themeColor="text1"/>
        </w:rPr>
        <w:t xml:space="preserve">], </w:t>
      </w:r>
      <w:r w:rsidR="002D4B78" w:rsidRPr="002D4B78">
        <w:rPr>
          <w:bCs/>
          <w:i/>
          <w:iCs/>
          <w:color w:val="000000" w:themeColor="text1"/>
        </w:rPr>
        <w:t>p</w:t>
      </w:r>
      <w:r w:rsidR="002D4B78" w:rsidRPr="002D4B78">
        <w:rPr>
          <w:bCs/>
          <w:color w:val="000000" w:themeColor="text1"/>
        </w:rPr>
        <w:t xml:space="preserve"> </w:t>
      </w:r>
      <w:r w:rsidR="00A14C7D">
        <w:rPr>
          <w:bCs/>
          <w:color w:val="000000" w:themeColor="text1"/>
        </w:rPr>
        <w:t>&lt; .</w:t>
      </w:r>
      <w:r w:rsidR="00136956">
        <w:rPr>
          <w:bCs/>
          <w:color w:val="000000" w:themeColor="text1"/>
        </w:rPr>
        <w:t>001.</w:t>
      </w:r>
      <w:r w:rsidR="002D4B78" w:rsidRPr="002D4B78">
        <w:rPr>
          <w:bCs/>
          <w:color w:val="000000" w:themeColor="text1"/>
        </w:rPr>
        <w:t xml:space="preserve"> This </w:t>
      </w:r>
      <w:r w:rsidR="00A14C7D">
        <w:rPr>
          <w:bCs/>
          <w:color w:val="000000" w:themeColor="text1"/>
        </w:rPr>
        <w:t xml:space="preserve">finding </w:t>
      </w:r>
      <w:r w:rsidR="002D4B78" w:rsidRPr="002D4B78">
        <w:rPr>
          <w:bCs/>
          <w:color w:val="000000" w:themeColor="text1"/>
        </w:rPr>
        <w:t>confirms that fluid intelligence (</w:t>
      </w:r>
      <w:r w:rsidR="002D4B78" w:rsidRPr="002D4B78">
        <w:rPr>
          <w:bCs/>
          <w:i/>
          <w:iCs/>
          <w:color w:val="000000" w:themeColor="text1"/>
        </w:rPr>
        <w:t>gF</w:t>
      </w:r>
      <w:r w:rsidR="002D4B78" w:rsidRPr="002D4B78">
        <w:rPr>
          <w:bCs/>
          <w:color w:val="000000" w:themeColor="text1"/>
        </w:rPr>
        <w:t xml:space="preserve">) and working memory (WM) </w:t>
      </w:r>
      <w:r w:rsidR="00A14C7D">
        <w:rPr>
          <w:bCs/>
          <w:color w:val="000000" w:themeColor="text1"/>
        </w:rPr>
        <w:t>were</w:t>
      </w:r>
      <w:r w:rsidR="00A14C7D" w:rsidRPr="002D4B78">
        <w:rPr>
          <w:bCs/>
          <w:color w:val="000000" w:themeColor="text1"/>
        </w:rPr>
        <w:t xml:space="preserve"> </w:t>
      </w:r>
      <w:r w:rsidR="002D4B78" w:rsidRPr="002D4B78">
        <w:rPr>
          <w:bCs/>
          <w:color w:val="000000" w:themeColor="text1"/>
        </w:rPr>
        <w:t>positively correlated</w:t>
      </w:r>
      <w:r w:rsidR="00A14C7D">
        <w:rPr>
          <w:bCs/>
          <w:color w:val="000000" w:themeColor="text1"/>
        </w:rPr>
        <w:t xml:space="preserve">, as shown in </w:t>
      </w:r>
      <w:r w:rsidR="00A14C7D">
        <w:rPr>
          <w:bCs/>
          <w:color w:val="000000" w:themeColor="text1"/>
        </w:rPr>
        <w:lastRenderedPageBreak/>
        <w:t>previous research (</w:t>
      </w:r>
      <w:commentRangeStart w:id="28"/>
      <w:ins w:id="29" w:author="Wikowsky, Addie J" w:date="2019-06-06T12:14:00Z">
        <w:r w:rsidR="00685DA0">
          <w:rPr>
            <w:bCs/>
            <w:color w:val="000000" w:themeColor="text1"/>
          </w:rPr>
          <w:t>Conway et al, 2012</w:t>
        </w:r>
      </w:ins>
      <w:ins w:id="30" w:author="Wikowsky, Addie J" w:date="2019-06-06T12:17:00Z">
        <w:r w:rsidR="00685DA0">
          <w:rPr>
            <w:bCs/>
            <w:color w:val="000000" w:themeColor="text1"/>
          </w:rPr>
          <w:t>; Shelton et al, 2010</w:t>
        </w:r>
      </w:ins>
      <w:r w:rsidR="00A14C7D">
        <w:rPr>
          <w:bCs/>
          <w:color w:val="000000" w:themeColor="text1"/>
        </w:rPr>
        <w:t>)</w:t>
      </w:r>
      <w:commentRangeEnd w:id="28"/>
      <w:r w:rsidR="00A130A1">
        <w:rPr>
          <w:rStyle w:val="CommentReference"/>
        </w:rPr>
        <w:commentReference w:id="28"/>
      </w:r>
      <w:r w:rsidR="002D4B78" w:rsidRPr="002D4B78">
        <w:rPr>
          <w:bCs/>
          <w:color w:val="000000" w:themeColor="text1"/>
        </w:rPr>
        <w:t xml:space="preserve">. </w:t>
      </w:r>
      <w:r w:rsidR="002D4B78">
        <w:rPr>
          <w:bCs/>
          <w:color w:val="000000" w:themeColor="text1"/>
        </w:rPr>
        <w:t xml:space="preserve">The second correlation </w:t>
      </w:r>
      <w:r w:rsidR="00955A07">
        <w:rPr>
          <w:bCs/>
          <w:color w:val="000000" w:themeColor="text1"/>
        </w:rPr>
        <w:t>analyzed</w:t>
      </w:r>
      <w:r w:rsidR="002D4B78">
        <w:rPr>
          <w:bCs/>
          <w:color w:val="000000" w:themeColor="text1"/>
        </w:rPr>
        <w:t xml:space="preserve"> was the typing test and the APM</w:t>
      </w:r>
      <w:r w:rsidR="00955A07">
        <w:rPr>
          <w:bCs/>
          <w:color w:val="000000" w:themeColor="text1"/>
        </w:rPr>
        <w:t>,</w:t>
      </w:r>
      <w:r w:rsidR="00355782">
        <w:rPr>
          <w:bCs/>
          <w:color w:val="000000" w:themeColor="text1"/>
        </w:rPr>
        <w:t xml:space="preserve"> and</w:t>
      </w:r>
      <w:r w:rsidR="00955A07">
        <w:rPr>
          <w:bCs/>
          <w:color w:val="000000" w:themeColor="text1"/>
        </w:rPr>
        <w:t xml:space="preserve"> the correlation was not significant</w:t>
      </w:r>
      <w:r w:rsidR="00355782">
        <w:rPr>
          <w:bCs/>
          <w:color w:val="000000" w:themeColor="text1"/>
        </w:rPr>
        <w:t xml:space="preserve">, </w:t>
      </w:r>
      <w:r w:rsidR="00955A07">
        <w:rPr>
          <w:bCs/>
          <w:i/>
          <w:iCs/>
          <w:color w:val="000000" w:themeColor="text1"/>
        </w:rPr>
        <w:t>r</w:t>
      </w:r>
      <w:r w:rsidR="00955A07">
        <w:rPr>
          <w:bCs/>
          <w:color w:val="000000" w:themeColor="text1"/>
        </w:rPr>
        <w:t xml:space="preserve"> = .23, </w:t>
      </w:r>
      <w:r w:rsidR="00355782">
        <w:rPr>
          <w:bCs/>
          <w:color w:val="000000" w:themeColor="text1"/>
        </w:rPr>
        <w:t>95% CI [</w:t>
      </w:r>
      <w:r w:rsidR="00136956">
        <w:rPr>
          <w:bCs/>
          <w:color w:val="000000" w:themeColor="text1"/>
        </w:rPr>
        <w:t>-.07, .50</w:t>
      </w:r>
      <w:r w:rsidR="00355782">
        <w:rPr>
          <w:bCs/>
          <w:color w:val="000000" w:themeColor="text1"/>
        </w:rPr>
        <w:t xml:space="preserve">], </w:t>
      </w:r>
      <w:r w:rsidR="00955A07">
        <w:rPr>
          <w:bCs/>
          <w:i/>
          <w:iCs/>
          <w:color w:val="000000" w:themeColor="text1"/>
        </w:rPr>
        <w:t>p</w:t>
      </w:r>
      <w:r w:rsidR="00955A07">
        <w:rPr>
          <w:bCs/>
          <w:color w:val="000000" w:themeColor="text1"/>
        </w:rPr>
        <w:t xml:space="preserve"> = .13. The final correlation observed was the OSPAN and the typing test, </w:t>
      </w:r>
      <w:r w:rsidR="00F75304">
        <w:rPr>
          <w:bCs/>
          <w:color w:val="000000" w:themeColor="text1"/>
        </w:rPr>
        <w:t xml:space="preserve">and </w:t>
      </w:r>
      <w:r w:rsidR="00955A07">
        <w:rPr>
          <w:bCs/>
          <w:color w:val="000000" w:themeColor="text1"/>
        </w:rPr>
        <w:t>this correlation was also not significant</w:t>
      </w:r>
      <w:r w:rsidR="00F75304">
        <w:rPr>
          <w:bCs/>
          <w:color w:val="000000" w:themeColor="text1"/>
        </w:rPr>
        <w:t xml:space="preserve">, </w:t>
      </w:r>
      <w:r w:rsidR="00955A07">
        <w:rPr>
          <w:bCs/>
          <w:i/>
          <w:iCs/>
          <w:color w:val="000000" w:themeColor="text1"/>
        </w:rPr>
        <w:t>r</w:t>
      </w:r>
      <w:r w:rsidR="00955A07">
        <w:rPr>
          <w:bCs/>
          <w:color w:val="000000" w:themeColor="text1"/>
        </w:rPr>
        <w:t xml:space="preserve"> = .22,</w:t>
      </w:r>
      <w:r w:rsidR="00F75304" w:rsidRPr="00F75304">
        <w:rPr>
          <w:bCs/>
          <w:color w:val="000000" w:themeColor="text1"/>
        </w:rPr>
        <w:t xml:space="preserve"> </w:t>
      </w:r>
      <w:r w:rsidR="00F75304">
        <w:rPr>
          <w:bCs/>
          <w:color w:val="000000" w:themeColor="text1"/>
        </w:rPr>
        <w:t>95% CI [</w:t>
      </w:r>
      <w:r w:rsidR="00136956">
        <w:rPr>
          <w:bCs/>
          <w:color w:val="000000" w:themeColor="text1"/>
        </w:rPr>
        <w:t>-.09, .50</w:t>
      </w:r>
      <w:r w:rsidR="00F75304">
        <w:rPr>
          <w:bCs/>
          <w:color w:val="000000" w:themeColor="text1"/>
        </w:rPr>
        <w:t>],</w:t>
      </w:r>
      <w:r w:rsidR="00955A07">
        <w:rPr>
          <w:bCs/>
          <w:color w:val="000000" w:themeColor="text1"/>
        </w:rPr>
        <w:t xml:space="preserve"> </w:t>
      </w:r>
      <w:r w:rsidR="00955A07">
        <w:rPr>
          <w:bCs/>
          <w:i/>
          <w:iCs/>
          <w:color w:val="000000" w:themeColor="text1"/>
        </w:rPr>
        <w:t>p</w:t>
      </w:r>
      <w:r w:rsidR="00955A07">
        <w:rPr>
          <w:bCs/>
          <w:color w:val="000000" w:themeColor="text1"/>
        </w:rPr>
        <w:t xml:space="preserve"> = .16. </w:t>
      </w:r>
      <w:r w:rsidR="00B21F45">
        <w:rPr>
          <w:bCs/>
          <w:color w:val="000000" w:themeColor="text1"/>
        </w:rPr>
        <w:t xml:space="preserve">Since over a quarter of the sample did not perform the math portion to the recommended 85%, we performed regression models using the </w:t>
      </w:r>
      <w:r w:rsidR="000F214D">
        <w:rPr>
          <w:bCs/>
          <w:color w:val="000000" w:themeColor="text1"/>
        </w:rPr>
        <w:t xml:space="preserve">math score as a </w:t>
      </w:r>
      <w:r w:rsidR="009D41CF">
        <w:rPr>
          <w:bCs/>
          <w:color w:val="000000" w:themeColor="text1"/>
        </w:rPr>
        <w:t>covariate</w:t>
      </w:r>
      <w:r w:rsidR="000F214D">
        <w:rPr>
          <w:bCs/>
          <w:color w:val="000000" w:themeColor="text1"/>
        </w:rPr>
        <w:t xml:space="preserve"> to determine the relation</w:t>
      </w:r>
      <w:r w:rsidR="007A67E1">
        <w:rPr>
          <w:bCs/>
          <w:color w:val="000000" w:themeColor="text1"/>
        </w:rPr>
        <w:t xml:space="preserve"> (</w:t>
      </w:r>
      <w:proofErr w:type="spellStart"/>
      <w:r w:rsidR="007A67E1">
        <w:rPr>
          <w:bCs/>
          <w:i/>
          <w:iCs/>
          <w:color w:val="000000" w:themeColor="text1"/>
        </w:rPr>
        <w:t>pr</w:t>
      </w:r>
      <w:proofErr w:type="spellEnd"/>
      <w:r w:rsidR="007A67E1">
        <w:rPr>
          <w:bCs/>
          <w:color w:val="000000" w:themeColor="text1"/>
        </w:rPr>
        <w:t>)</w:t>
      </w:r>
      <w:r w:rsidR="000F214D">
        <w:rPr>
          <w:bCs/>
          <w:color w:val="000000" w:themeColor="text1"/>
        </w:rPr>
        <w:t xml:space="preserve"> between variables </w:t>
      </w:r>
      <w:r w:rsidR="009D41CF">
        <w:rPr>
          <w:bCs/>
          <w:color w:val="000000" w:themeColor="text1"/>
        </w:rPr>
        <w:t>controlling for math performance</w:t>
      </w:r>
      <w:r w:rsidR="000F214D">
        <w:rPr>
          <w:bCs/>
          <w:color w:val="000000" w:themeColor="text1"/>
        </w:rPr>
        <w:t xml:space="preserve">. </w:t>
      </w:r>
    </w:p>
    <w:p w14:paraId="1B489041" w14:textId="112070C9" w:rsidR="00246866" w:rsidRPr="00A130A1" w:rsidRDefault="00231247" w:rsidP="00A130A1">
      <w:pPr>
        <w:spacing w:line="480" w:lineRule="auto"/>
        <w:ind w:firstLine="720"/>
      </w:pPr>
      <w:r w:rsidRPr="00CF100D">
        <w:t>The</w:t>
      </w:r>
      <w:r w:rsidR="003E727D">
        <w:t xml:space="preserve"> first</w:t>
      </w:r>
      <w:r w:rsidRPr="00CF100D">
        <w:t xml:space="preserve"> regression model was </w:t>
      </w:r>
      <w:r w:rsidR="003E727D">
        <w:t xml:space="preserve">the APM </w:t>
      </w:r>
      <w:r w:rsidR="00F22A48">
        <w:t xml:space="preserve">predicted by </w:t>
      </w:r>
      <w:r w:rsidR="003E727D">
        <w:t>the OSPAN’s letter recall score and math accuracy</w:t>
      </w:r>
      <w:r w:rsidR="00F22A48">
        <w:t xml:space="preserve">, </w:t>
      </w:r>
      <w:proofErr w:type="gramStart"/>
      <w:r w:rsidRPr="00CF100D">
        <w:rPr>
          <w:i/>
        </w:rPr>
        <w:t>F</w:t>
      </w:r>
      <w:r w:rsidRPr="00CF100D">
        <w:t>(</w:t>
      </w:r>
      <w:proofErr w:type="gramEnd"/>
      <w:r>
        <w:t>2</w:t>
      </w:r>
      <w:r w:rsidRPr="00CF100D">
        <w:t xml:space="preserve">, </w:t>
      </w:r>
      <w:r>
        <w:t>41</w:t>
      </w:r>
      <w:r w:rsidRPr="00CF100D">
        <w:t xml:space="preserve">) = </w:t>
      </w:r>
      <w:r>
        <w:t>13.70</w:t>
      </w:r>
      <w:r w:rsidRPr="00CF100D">
        <w:t xml:space="preserve">, </w:t>
      </w:r>
      <w:r w:rsidRPr="00CF100D">
        <w:rPr>
          <w:i/>
        </w:rPr>
        <w:t>p</w:t>
      </w:r>
      <w:r>
        <w:rPr>
          <w:i/>
        </w:rPr>
        <w:t xml:space="preserve"> </w:t>
      </w:r>
      <w:r>
        <w:rPr>
          <w:iCs/>
        </w:rPr>
        <w:t>=</w:t>
      </w:r>
      <w:r>
        <w:t xml:space="preserve"> </w:t>
      </w:r>
      <w:r w:rsidR="00F22A48">
        <w:t>&lt; .001</w:t>
      </w:r>
      <w:r w:rsidRPr="00CF100D">
        <w:t xml:space="preserve">, </w:t>
      </w:r>
      <w:r w:rsidRPr="00624B48">
        <w:rPr>
          <w:i/>
        </w:rPr>
        <w:t>R</w:t>
      </w:r>
      <w:r w:rsidRPr="00624B48">
        <w:rPr>
          <w:i/>
          <w:vertAlign w:val="superscript"/>
        </w:rPr>
        <w:t>2</w:t>
      </w:r>
      <w:r>
        <w:rPr>
          <w:vertAlign w:val="superscript"/>
        </w:rPr>
        <w:t xml:space="preserve"> </w:t>
      </w:r>
      <w:r w:rsidRPr="00CF100D">
        <w:t>=</w:t>
      </w:r>
      <w:r>
        <w:t xml:space="preserve"> .40</w:t>
      </w:r>
      <w:r w:rsidRPr="00CF100D">
        <w:t>.</w:t>
      </w:r>
      <w:r w:rsidR="00F22A48">
        <w:t xml:space="preserve"> The partial correlation of </w:t>
      </w:r>
      <w:r w:rsidR="00396B95">
        <w:t xml:space="preserve">OSPAN and APM was </w:t>
      </w:r>
      <w:commentRangeStart w:id="31"/>
      <w:proofErr w:type="spellStart"/>
      <w:r w:rsidR="00396B95">
        <w:rPr>
          <w:i/>
          <w:iCs/>
        </w:rPr>
        <w:t>pr</w:t>
      </w:r>
      <w:commentRangeEnd w:id="31"/>
      <w:proofErr w:type="spellEnd"/>
      <w:r w:rsidR="00951DFC">
        <w:rPr>
          <w:rStyle w:val="CommentReference"/>
        </w:rPr>
        <w:commentReference w:id="31"/>
      </w:r>
      <w:r w:rsidR="00396B95">
        <w:t xml:space="preserve"> = </w:t>
      </w:r>
      <w:r w:rsidR="00F541C0">
        <w:t xml:space="preserve">.43. </w:t>
      </w:r>
      <w:r w:rsidR="003E727D">
        <w:t xml:space="preserve">The second regression model was the typing score </w:t>
      </w:r>
      <w:r w:rsidR="00F64995">
        <w:t xml:space="preserve">predicted by </w:t>
      </w:r>
      <w:r w:rsidR="003E727D">
        <w:t>the OSPAN’s letter recall and math accuracy</w:t>
      </w:r>
      <w:r w:rsidR="00F64995">
        <w:t xml:space="preserve">, </w:t>
      </w:r>
      <w:proofErr w:type="gramStart"/>
      <w:r w:rsidR="003E727D">
        <w:rPr>
          <w:i/>
          <w:iCs/>
        </w:rPr>
        <w:t>F</w:t>
      </w:r>
      <w:r w:rsidR="003E727D">
        <w:t>(</w:t>
      </w:r>
      <w:proofErr w:type="gramEnd"/>
      <w:r w:rsidR="003E727D">
        <w:t xml:space="preserve">2, 38) = 1.31, </w:t>
      </w:r>
      <w:r w:rsidR="003E727D">
        <w:rPr>
          <w:i/>
          <w:iCs/>
        </w:rPr>
        <w:t>p</w:t>
      </w:r>
      <w:r w:rsidR="003E727D">
        <w:t xml:space="preserve"> = .28, </w:t>
      </w:r>
      <w:r w:rsidR="003E727D" w:rsidRPr="00624B48">
        <w:rPr>
          <w:i/>
        </w:rPr>
        <w:t>R</w:t>
      </w:r>
      <w:r w:rsidR="003E727D" w:rsidRPr="00624B48">
        <w:rPr>
          <w:i/>
          <w:vertAlign w:val="superscript"/>
        </w:rPr>
        <w:t>2</w:t>
      </w:r>
      <w:r w:rsidRPr="00CF100D">
        <w:t xml:space="preserve"> </w:t>
      </w:r>
      <w:r w:rsidR="003E727D">
        <w:t>= .06.</w:t>
      </w:r>
      <w:ins w:id="32" w:author="Erin Buchanan" w:date="2019-05-30T15:18:00Z">
        <w:r w:rsidR="00F64995">
          <w:t xml:space="preserve"> </w:t>
        </w:r>
      </w:ins>
      <w:r w:rsidR="00F541C0">
        <w:t xml:space="preserve">The partial correlation of the typing test and OSPAN letter recall and math accuracy was </w:t>
      </w:r>
      <w:proofErr w:type="spellStart"/>
      <w:r w:rsidR="00F541C0">
        <w:rPr>
          <w:i/>
          <w:iCs/>
        </w:rPr>
        <w:t>pr</w:t>
      </w:r>
      <w:proofErr w:type="spellEnd"/>
      <w:r w:rsidR="00F541C0">
        <w:t xml:space="preserve"> = .14.</w:t>
      </w:r>
      <w:r w:rsidR="003E727D">
        <w:t xml:space="preserve"> </w:t>
      </w:r>
      <w:r w:rsidR="008D4CE7">
        <w:t xml:space="preserve">Since the APM scales did not depend on math accuracy, no regression was necessary to determine a partial relationship between </w:t>
      </w:r>
      <w:r w:rsidR="002B430C">
        <w:t xml:space="preserve">APM and the typing test. </w:t>
      </w:r>
    </w:p>
    <w:p w14:paraId="14D58C6D" w14:textId="615E39C4" w:rsidR="006A2B03" w:rsidRDefault="006A2B03" w:rsidP="006A2B03">
      <w:pPr>
        <w:spacing w:line="480" w:lineRule="auto"/>
        <w:ind w:firstLine="720"/>
        <w:rPr>
          <w:ins w:id="33" w:author="Wikowsky, Addie J" w:date="2019-05-30T00:59:00Z"/>
          <w:bCs/>
        </w:rPr>
      </w:pPr>
      <w:commentRangeStart w:id="34"/>
      <w:r>
        <w:rPr>
          <w:bCs/>
          <w:color w:val="000000" w:themeColor="text1"/>
        </w:rPr>
        <w:t>Our</w:t>
      </w:r>
      <w:commentRangeEnd w:id="34"/>
      <w:r>
        <w:rPr>
          <w:rStyle w:val="CommentReference"/>
        </w:rPr>
        <w:commentReference w:id="34"/>
      </w:r>
      <w:r>
        <w:rPr>
          <w:bCs/>
          <w:color w:val="000000" w:themeColor="text1"/>
        </w:rPr>
        <w:t xml:space="preserve"> original power analysis was based on an </w:t>
      </w:r>
      <w:r w:rsidR="00C239C0" w:rsidRPr="00A130A1">
        <w:rPr>
          <w:bCs/>
          <w:i/>
          <w:iCs/>
          <w:color w:val="000000" w:themeColor="text1"/>
        </w:rPr>
        <w:t>a</w:t>
      </w:r>
      <w:r w:rsidRPr="00A130A1">
        <w:rPr>
          <w:bCs/>
          <w:i/>
          <w:iCs/>
          <w:color w:val="000000" w:themeColor="text1"/>
        </w:rPr>
        <w:t xml:space="preserve"> priori</w:t>
      </w:r>
      <w:r>
        <w:rPr>
          <w:bCs/>
          <w:color w:val="000000" w:themeColor="text1"/>
        </w:rPr>
        <w:t xml:space="preserve"> correlation with two tails. We hoped for an effect size of</w:t>
      </w:r>
      <w:r w:rsidR="00C239C0">
        <w:rPr>
          <w:bCs/>
          <w:color w:val="000000" w:themeColor="text1"/>
        </w:rPr>
        <w:t xml:space="preserve"> </w:t>
      </w:r>
      <w:r w:rsidR="00C239C0">
        <w:rPr>
          <w:bCs/>
          <w:i/>
          <w:iCs/>
          <w:color w:val="000000" w:themeColor="text1"/>
        </w:rPr>
        <w:t>r</w:t>
      </w:r>
      <w:r w:rsidR="00C239C0">
        <w:rPr>
          <w:bCs/>
          <w:color w:val="000000" w:themeColor="text1"/>
        </w:rPr>
        <w:t xml:space="preserve"> ~ </w:t>
      </w:r>
      <w:r w:rsidRPr="00A130A1">
        <w:rPr>
          <w:bCs/>
          <w:i/>
          <w:iCs/>
          <w:color w:val="000000" w:themeColor="text1"/>
        </w:rPr>
        <w:t>.</w:t>
      </w:r>
      <w:r>
        <w:rPr>
          <w:bCs/>
          <w:color w:val="000000" w:themeColor="text1"/>
        </w:rPr>
        <w:t>3</w:t>
      </w:r>
      <w:r w:rsidR="00C239C0">
        <w:rPr>
          <w:bCs/>
          <w:color w:val="000000" w:themeColor="text1"/>
        </w:rPr>
        <w:t>0</w:t>
      </w:r>
      <w:r>
        <w:rPr>
          <w:bCs/>
          <w:color w:val="000000" w:themeColor="text1"/>
        </w:rPr>
        <w:t xml:space="preserve"> (</w:t>
      </w:r>
      <w:r>
        <w:rPr>
          <w:bCs/>
          <w:i/>
          <w:iCs/>
          <w:color w:val="000000" w:themeColor="text1"/>
        </w:rPr>
        <w:t>r</w:t>
      </w:r>
      <w:r>
        <w:rPr>
          <w:bCs/>
          <w:i/>
          <w:iCs/>
          <w:color w:val="000000" w:themeColor="text1"/>
          <w:vertAlign w:val="superscript"/>
        </w:rPr>
        <w:t xml:space="preserve">2 </w:t>
      </w:r>
      <w:r>
        <w:rPr>
          <w:bCs/>
          <w:color w:val="000000" w:themeColor="text1"/>
        </w:rPr>
        <w:t>=</w:t>
      </w:r>
      <w:r w:rsidRPr="006A2B03">
        <w:rPr>
          <w:bCs/>
          <w:color w:val="000000" w:themeColor="text1"/>
        </w:rPr>
        <w:t xml:space="preserve"> .09</w:t>
      </w:r>
      <w:r>
        <w:rPr>
          <w:bCs/>
          <w:color w:val="000000" w:themeColor="text1"/>
        </w:rPr>
        <w:t xml:space="preserve">), </w:t>
      </w:r>
      <w:r w:rsidR="00C239C0">
        <w:rPr>
          <w:bCs/>
          <w:color w:val="000000" w:themeColor="text1"/>
        </w:rPr>
        <w:t>at 80% power, and alpha =</w:t>
      </w:r>
      <w:r>
        <w:rPr>
          <w:bCs/>
          <w:color w:val="000000" w:themeColor="text1"/>
        </w:rPr>
        <w:t xml:space="preserve"> .05. Using G*Power</w:t>
      </w:r>
      <w:r w:rsidR="00C239C0">
        <w:rPr>
          <w:bCs/>
          <w:color w:val="000000" w:themeColor="text1"/>
        </w:rPr>
        <w:t xml:space="preserve">, this analysis </w:t>
      </w:r>
      <w:r>
        <w:rPr>
          <w:bCs/>
          <w:color w:val="000000" w:themeColor="text1"/>
        </w:rPr>
        <w:t xml:space="preserve">yielded a sample size of 82 participants. However, when a power analysis was </w:t>
      </w:r>
      <w:r w:rsidR="00C239C0">
        <w:rPr>
          <w:bCs/>
          <w:color w:val="000000" w:themeColor="text1"/>
        </w:rPr>
        <w:t xml:space="preserve">examined </w:t>
      </w:r>
      <w:r w:rsidR="001E3047">
        <w:rPr>
          <w:bCs/>
          <w:i/>
          <w:iCs/>
          <w:color w:val="000000" w:themeColor="text1"/>
        </w:rPr>
        <w:t>a posteriori</w:t>
      </w:r>
      <w:r>
        <w:rPr>
          <w:bCs/>
          <w:color w:val="000000" w:themeColor="text1"/>
        </w:rPr>
        <w:t>, controlling for our average correlations for the typing test and the APM (</w:t>
      </w:r>
      <w:r>
        <w:rPr>
          <w:bCs/>
          <w:i/>
          <w:iCs/>
          <w:color w:val="000000" w:themeColor="text1"/>
        </w:rPr>
        <w:t>r</w:t>
      </w:r>
      <w:r>
        <w:rPr>
          <w:bCs/>
          <w:color w:val="000000" w:themeColor="text1"/>
        </w:rPr>
        <w:t xml:space="preserve"> = .23) and the OSPAN and typing test (</w:t>
      </w:r>
      <w:r>
        <w:rPr>
          <w:bCs/>
          <w:i/>
          <w:iCs/>
          <w:color w:val="000000" w:themeColor="text1"/>
        </w:rPr>
        <w:t xml:space="preserve">r </w:t>
      </w:r>
      <w:r>
        <w:rPr>
          <w:bCs/>
          <w:color w:val="000000" w:themeColor="text1"/>
        </w:rPr>
        <w:t>= .22)</w:t>
      </w:r>
      <w:r w:rsidR="001E3047">
        <w:rPr>
          <w:bCs/>
          <w:color w:val="000000" w:themeColor="text1"/>
        </w:rPr>
        <w:t>,</w:t>
      </w:r>
      <w:r>
        <w:rPr>
          <w:bCs/>
          <w:color w:val="000000" w:themeColor="text1"/>
        </w:rPr>
        <w:t xml:space="preserve"> we would have needed about 159 participants </w:t>
      </w:r>
      <w:r w:rsidR="001E3047">
        <w:rPr>
          <w:bCs/>
          <w:color w:val="000000" w:themeColor="text1"/>
        </w:rPr>
        <w:t xml:space="preserve">to detect a significant relationship between </w:t>
      </w:r>
      <w:r w:rsidR="00CA6F1A">
        <w:rPr>
          <w:bCs/>
          <w:color w:val="000000" w:themeColor="text1"/>
        </w:rPr>
        <w:t>these</w:t>
      </w:r>
      <w:r w:rsidR="001E3047">
        <w:rPr>
          <w:bCs/>
          <w:color w:val="000000" w:themeColor="text1"/>
        </w:rPr>
        <w:t xml:space="preserve"> </w:t>
      </w:r>
      <w:r w:rsidR="00CA6F1A">
        <w:rPr>
          <w:bCs/>
          <w:color w:val="000000" w:themeColor="text1"/>
        </w:rPr>
        <w:t>correlations</w:t>
      </w:r>
      <w:r w:rsidR="001E3047">
        <w:rPr>
          <w:bCs/>
          <w:color w:val="000000" w:themeColor="text1"/>
        </w:rPr>
        <w:t xml:space="preserve"> </w:t>
      </w:r>
      <w:r w:rsidR="00CA6F1A">
        <w:rPr>
          <w:bCs/>
          <w:color w:val="000000" w:themeColor="text1"/>
        </w:rPr>
        <w:t>at alpha &lt; .05.</w:t>
      </w:r>
    </w:p>
    <w:p w14:paraId="3CA273F2" w14:textId="77777777" w:rsidR="006A2B03" w:rsidRPr="006A2B03" w:rsidRDefault="006A2B03" w:rsidP="006A2B03">
      <w:pPr>
        <w:spacing w:line="480" w:lineRule="auto"/>
        <w:ind w:firstLine="720"/>
        <w:rPr>
          <w:ins w:id="35" w:author="Wikowsky, Addie J" w:date="2019-05-30T00:59:00Z"/>
          <w:bCs/>
          <w:color w:val="FF0000"/>
        </w:rPr>
      </w:pPr>
    </w:p>
    <w:p w14:paraId="0E874B4B" w14:textId="77777777" w:rsidR="00246866" w:rsidRDefault="00246866" w:rsidP="006A2B03">
      <w:pPr>
        <w:spacing w:line="480" w:lineRule="auto"/>
        <w:ind w:firstLine="720"/>
        <w:rPr>
          <w:ins w:id="36" w:author="Wikowsky, Addie J" w:date="2019-05-29T23:56:00Z"/>
        </w:rPr>
      </w:pPr>
    </w:p>
    <w:p w14:paraId="28E26A76" w14:textId="7720C5EF" w:rsidR="0071079D" w:rsidRDefault="000902D5" w:rsidP="00B30B53">
      <w:pPr>
        <w:spacing w:line="480" w:lineRule="auto"/>
      </w:pPr>
      <w:r w:rsidRPr="000902D5">
        <w:lastRenderedPageBreak/>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w:t>
      </w:r>
      <w:commentRangeStart w:id="37"/>
      <w:r w:rsidR="00B30B53">
        <w:t xml:space="preserve">The </w:t>
      </w:r>
      <w:commentRangeEnd w:id="37"/>
      <w:r w:rsidR="00E206E1">
        <w:rPr>
          <w:rStyle w:val="CommentReference"/>
        </w:rPr>
        <w:commentReference w:id="37"/>
      </w:r>
      <w:r w:rsidR="00B30B53">
        <w:t xml:space="preserve">hypothesis </w:t>
      </w:r>
      <w:r w:rsidR="001D27BE">
        <w:t xml:space="preserve">is </w:t>
      </w:r>
      <w:r w:rsidR="00B30B53">
        <w:t>that t</w:t>
      </w:r>
      <w:r w:rsidRPr="000902D5">
        <w:t xml:space="preserve">hose who have a higher expertise </w:t>
      </w:r>
      <w:r w:rsidR="00B30B53">
        <w:t>in foreign language</w:t>
      </w:r>
      <w:r w:rsidR="00BE3435">
        <w:t xml:space="preserve"> or in the typing task,</w:t>
      </w:r>
      <w:r w:rsidR="00B30B53">
        <w:t xml:space="preserv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analysis will examine if there are differences in relationships between these variables and the type of expertise, while controlling for participants repeated across conditions. </w:t>
      </w:r>
    </w:p>
    <w:p w14:paraId="5D03A4CC" w14:textId="77777777" w:rsidR="00EE611C" w:rsidRDefault="00EE611C" w:rsidP="00F541C0">
      <w:pPr>
        <w:spacing w:line="480" w:lineRule="auto"/>
        <w:jc w:val="center"/>
        <w:rPr>
          <w:b/>
          <w:bCs/>
        </w:rPr>
      </w:pPr>
    </w:p>
    <w:p w14:paraId="6A6B7D1B" w14:textId="6FD60617" w:rsidR="00EE611C" w:rsidRPr="00F541C0" w:rsidRDefault="00F541C0" w:rsidP="00EE611C">
      <w:pPr>
        <w:spacing w:line="480" w:lineRule="auto"/>
        <w:jc w:val="center"/>
        <w:rPr>
          <w:b/>
          <w:bCs/>
        </w:rPr>
      </w:pPr>
      <w:commentRangeStart w:id="38"/>
      <w:r>
        <w:rPr>
          <w:b/>
          <w:bCs/>
        </w:rPr>
        <w:t>Discussion</w:t>
      </w:r>
      <w:commentRangeEnd w:id="38"/>
      <w:r w:rsidR="00685DA0">
        <w:rPr>
          <w:rStyle w:val="CommentReference"/>
        </w:rPr>
        <w:commentReference w:id="38"/>
      </w:r>
    </w:p>
    <w:p w14:paraId="0F53540A" w14:textId="038F80FE" w:rsidR="00E057B4" w:rsidRPr="00F541C0" w:rsidRDefault="00F541C0" w:rsidP="00B30B53">
      <w:pPr>
        <w:spacing w:line="480" w:lineRule="auto"/>
        <w:rPr>
          <w:bCs/>
        </w:rPr>
      </w:pPr>
      <w:r>
        <w:rPr>
          <w:b/>
        </w:rPr>
        <w:tab/>
      </w:r>
      <w:r>
        <w:rPr>
          <w:bCs/>
        </w:rPr>
        <w:t xml:space="preserve">There were limitations to our study that many others could relate to. Our sample size was not as large as it needed to be to have plenty of usable data for all parts of the experiment. This is exampled by the foreign language as an expertise part of our study where we only had a total of six participants, mostly scoring into the introductory course for their language. </w:t>
      </w:r>
      <w:r w:rsidR="00EE611C">
        <w:rPr>
          <w:bCs/>
        </w:rPr>
        <w:t xml:space="preserve">With this small overall sample, the entire expertise section did not work to prove our hypothesis. The correlation </w:t>
      </w:r>
      <w:r w:rsidR="00EE611C">
        <w:rPr>
          <w:bCs/>
        </w:rPr>
        <w:lastRenderedPageBreak/>
        <w:t xml:space="preserve">for the APM and typing test was </w:t>
      </w:r>
      <w:r w:rsidR="00EE611C">
        <w:rPr>
          <w:bCs/>
          <w:i/>
          <w:iCs/>
        </w:rPr>
        <w:t>r</w:t>
      </w:r>
      <w:r w:rsidR="00EE611C">
        <w:rPr>
          <w:bCs/>
        </w:rPr>
        <w:t xml:space="preserve"> = .23. While the correlation for the OSPAN and the typing test was </w:t>
      </w:r>
      <w:r w:rsidR="00EE611C">
        <w:rPr>
          <w:bCs/>
          <w:i/>
          <w:iCs/>
        </w:rPr>
        <w:t>r</w:t>
      </w:r>
      <w:r w:rsidR="00EE611C">
        <w:rPr>
          <w:bCs/>
        </w:rPr>
        <w:t xml:space="preserve"> = .22. The reason for this correlation could be happenstance, or it could be that the two are related to the typing test as form of expertise, but to test that, the sample size would have to be approximately 82 participants. </w:t>
      </w:r>
    </w:p>
    <w:p w14:paraId="534B8FBD" w14:textId="38AB6CEB" w:rsidR="00F541C0" w:rsidRDefault="00F541C0"/>
    <w:p w14:paraId="405EF70A" w14:textId="77777777" w:rsidR="00EE611C" w:rsidRDefault="00EE611C">
      <w:r>
        <w:br w:type="page"/>
      </w:r>
    </w:p>
    <w:p w14:paraId="21002A73" w14:textId="237E53BB"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3F897B45" w:rsidR="002928B5" w:rsidRDefault="002928B5" w:rsidP="00732B2C">
      <w:pPr>
        <w:spacing w:line="480" w:lineRule="auto"/>
        <w:ind w:left="720" w:hanging="720"/>
        <w:rPr>
          <w:ins w:id="39" w:author="Wikowsky, Addie J" w:date="2019-06-05T23:48:00Z"/>
        </w:rPr>
      </w:pPr>
      <w:r>
        <w:t xml:space="preserve">Daneman, M., Carpenter, P. A., (1980). Individual differences in working memory and reading. </w:t>
      </w:r>
      <w:r>
        <w:rPr>
          <w:i/>
        </w:rPr>
        <w:t>Journal of Verbal Learning and Verbal Behavior</w:t>
      </w:r>
      <w:r>
        <w:t>, 19(4), 450-466.</w:t>
      </w:r>
    </w:p>
    <w:p w14:paraId="184AE3CE" w14:textId="3624FE40" w:rsidR="00A130A1" w:rsidRDefault="00A130A1" w:rsidP="00732B2C">
      <w:pPr>
        <w:spacing w:line="480" w:lineRule="auto"/>
        <w:ind w:left="720" w:hanging="720"/>
      </w:pPr>
      <w:commentRangeStart w:id="40"/>
      <w:proofErr w:type="spellStart"/>
      <w:ins w:id="41" w:author="Wikowsky, Addie J" w:date="2019-06-05T23:48:00Z">
        <w:r>
          <w:t>Faul</w:t>
        </w:r>
        <w:proofErr w:type="spellEnd"/>
        <w:r>
          <w:t>, G*Power citation</w:t>
        </w:r>
      </w:ins>
      <w:commentRangeEnd w:id="40"/>
      <w:ins w:id="42" w:author="Wikowsky, Addie J" w:date="2019-06-05T23:49:00Z">
        <w:r>
          <w:rPr>
            <w:rStyle w:val="CommentReference"/>
          </w:rPr>
          <w:commentReference w:id="40"/>
        </w:r>
      </w:ins>
    </w:p>
    <w:p w14:paraId="28882979" w14:textId="7323F31F" w:rsidR="00720AEB" w:rsidRPr="00D175E5" w:rsidRDefault="00D175E5" w:rsidP="00732B2C">
      <w:pPr>
        <w:spacing w:line="480" w:lineRule="auto"/>
        <w:ind w:left="720" w:hanging="720"/>
      </w:pPr>
      <w:proofErr w:type="spellStart"/>
      <w:r>
        <w:lastRenderedPageBreak/>
        <w:t>Grabner</w:t>
      </w:r>
      <w:proofErr w:type="spellEnd"/>
      <w:r>
        <w:t xml:space="preserve">, H. R., Neubauer, A. C., Stern, E. (2006). Superior performance and neural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F2543D" w:rsidP="00732B2C">
      <w:pPr>
        <w:spacing w:line="480" w:lineRule="auto"/>
        <w:ind w:left="720" w:hanging="720"/>
        <w:rPr>
          <w:rStyle w:val="Hyperlink"/>
        </w:rPr>
      </w:pPr>
      <w:hyperlink r:id="rId19" w:history="1">
        <w:r w:rsidR="00B509DD" w:rsidRPr="0073470E">
          <w:rPr>
            <w:rStyle w:val="Hyperlink"/>
          </w:rPr>
          <w:t>https://www.millisecond.com/download/library/v5/ospan/automatedospan.manual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Kuriakose,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lastRenderedPageBreak/>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3F9DDB5" w14:textId="3D682037" w:rsidR="002928B5" w:rsidRPr="000E41BC" w:rsidRDefault="002928B5" w:rsidP="006A2B03">
      <w:pPr>
        <w:spacing w:line="480" w:lineRule="auto"/>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37(3), 498-505. DOI:10.3758/BF03192720</w:t>
      </w:r>
    </w:p>
    <w:p w14:paraId="6021D260" w14:textId="5BF7B4FD" w:rsidR="008870E8" w:rsidRDefault="00331E9F" w:rsidP="006A2B03">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0ECACD31" w14:textId="7DEB42E2" w:rsidR="00EE611C" w:rsidRDefault="006A424E" w:rsidP="00EE611C">
      <w:pPr>
        <w:spacing w:line="480" w:lineRule="auto"/>
        <w:ind w:left="720" w:hanging="720"/>
        <w:rPr>
          <w:b/>
        </w:rPr>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p w14:paraId="4571D502" w14:textId="77777777" w:rsidR="00EE611C" w:rsidRDefault="00EE611C">
      <w:pPr>
        <w:rPr>
          <w:b/>
        </w:rPr>
      </w:pPr>
      <w:r>
        <w:rPr>
          <w:b/>
        </w:rPr>
        <w:lastRenderedPageBreak/>
        <w:br w:type="page"/>
      </w:r>
    </w:p>
    <w:p w14:paraId="1E89083E" w14:textId="1EAC6F1E" w:rsidR="00F2110B" w:rsidRDefault="008870E8" w:rsidP="00EE611C">
      <w:pPr>
        <w:spacing w:line="480" w:lineRule="auto"/>
        <w:ind w:left="720" w:hanging="720"/>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 (from Dana):</w:t>
      </w:r>
    </w:p>
    <w:p w14:paraId="677683F8" w14:textId="77777777" w:rsidR="00C24A76" w:rsidRDefault="00C24A76" w:rsidP="00C24A76">
      <w:pPr>
        <w:pStyle w:val="CommentText"/>
      </w:pPr>
      <w:r>
        <w:t>-More detail in procedures</w:t>
      </w:r>
    </w:p>
    <w:p w14:paraId="71167B98" w14:textId="3AD920A8" w:rsidR="00C24A76" w:rsidRDefault="00C24A76" w:rsidP="00685DA0">
      <w:pPr>
        <w:pStyle w:val="CommentText"/>
      </w:pPr>
      <w:r>
        <w:t>-More info on data analyses</w:t>
      </w:r>
    </w:p>
    <w:p w14:paraId="4C670A23" w14:textId="27FCB10A" w:rsidR="00C24A76" w:rsidRDefault="00C24A76">
      <w:pPr>
        <w:pStyle w:val="CommentText"/>
      </w:pPr>
    </w:p>
  </w:comment>
  <w:comment w:id="1"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2"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3"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4"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5" w:author="Wikowsky, Addie J" w:date="2019-06-06T12:17:00Z" w:initials="WAJ">
    <w:p w14:paraId="5F23D3DB" w14:textId="524E9FCE" w:rsidR="00685DA0" w:rsidRDefault="00685DA0">
      <w:pPr>
        <w:pStyle w:val="CommentText"/>
      </w:pPr>
      <w:r>
        <w:rPr>
          <w:rStyle w:val="CommentReference"/>
        </w:rPr>
        <w:annotationRef/>
      </w:r>
      <w:r>
        <w:t xml:space="preserve">B- do you think this helps the paper any? We never really did anything with </w:t>
      </w:r>
      <w:proofErr w:type="gramStart"/>
      <w:r>
        <w:t>it</w:t>
      </w:r>
      <w:proofErr w:type="gramEnd"/>
      <w:r>
        <w:t xml:space="preserve"> so I am thinking about deleting it. </w:t>
      </w:r>
    </w:p>
  </w:comment>
  <w:comment w:id="8" w:author="Wikowsky, Addie J" w:date="2019-04-16T10:13:00Z" w:initials="WAJ">
    <w:p w14:paraId="4D1D1B37" w14:textId="77777777" w:rsidR="00E4214C" w:rsidRDefault="00E4214C" w:rsidP="00E4214C">
      <w:pPr>
        <w:pStyle w:val="CommentText"/>
      </w:pPr>
      <w:r>
        <w:rPr>
          <w:rStyle w:val="CommentReference"/>
        </w:rPr>
        <w:annotationRef/>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9" w:author="Erin Buchanan" w:date="2019-05-30T15:06:00Z" w:initials="BEM">
    <w:p w14:paraId="2B907DD3" w14:textId="77777777" w:rsidR="00A130A1" w:rsidRDefault="00A130A1" w:rsidP="00A130A1">
      <w:pPr>
        <w:pStyle w:val="CommentText"/>
        <w:rPr>
          <w:rStyle w:val="CommentReference"/>
        </w:rPr>
      </w:pPr>
      <w:r>
        <w:rPr>
          <w:rStyle w:val="CommentReference"/>
        </w:rPr>
        <w:annotationRef/>
      </w:r>
      <w:r>
        <w:rPr>
          <w:rStyle w:val="CommentReference"/>
        </w:rPr>
        <w:t xml:space="preserve">Move both sentences to the participants section </w:t>
      </w:r>
    </w:p>
    <w:p w14:paraId="6137E144" w14:textId="77777777" w:rsidR="00A130A1" w:rsidRDefault="00A130A1" w:rsidP="00A130A1">
      <w:pPr>
        <w:pStyle w:val="CommentText"/>
        <w:rPr>
          <w:rStyle w:val="CommentReference"/>
        </w:rPr>
      </w:pPr>
    </w:p>
    <w:p w14:paraId="37C9D0D6" w14:textId="77777777" w:rsidR="00A130A1" w:rsidRDefault="00A130A1" w:rsidP="00A130A1">
      <w:pPr>
        <w:pStyle w:val="CommentText"/>
      </w:pPr>
      <w:r>
        <w:rPr>
          <w:rStyle w:val="CommentReference"/>
        </w:rPr>
        <w:t xml:space="preserve">Detail (1 </w:t>
      </w:r>
      <w:proofErr w:type="spellStart"/>
      <w:r>
        <w:rPr>
          <w:rStyle w:val="CommentReference"/>
        </w:rPr>
        <w:t>french</w:t>
      </w:r>
      <w:proofErr w:type="spellEnd"/>
      <w:r>
        <w:rPr>
          <w:rStyle w:val="CommentReference"/>
        </w:rPr>
        <w:t xml:space="preserve">, 1 </w:t>
      </w:r>
      <w:proofErr w:type="spellStart"/>
      <w:r>
        <w:rPr>
          <w:rStyle w:val="CommentReference"/>
        </w:rPr>
        <w:t>spanish</w:t>
      </w:r>
      <w:proofErr w:type="spellEnd"/>
      <w:r>
        <w:rPr>
          <w:rStyle w:val="CommentReference"/>
        </w:rPr>
        <w:t xml:space="preserve">…) </w:t>
      </w:r>
    </w:p>
  </w:comment>
  <w:comment w:id="13" w:author="Wikowsky, Addie J" w:date="2019-04-16T10:14:00Z" w:initials="WAJ">
    <w:p w14:paraId="0AD19DD4" w14:textId="77777777" w:rsidR="00346CE2" w:rsidRDefault="00346CE2" w:rsidP="00346CE2">
      <w:pPr>
        <w:pStyle w:val="CommentText"/>
      </w:pPr>
      <w:r>
        <w:rPr>
          <w:rStyle w:val="CommentReference"/>
        </w:rPr>
        <w:annotationRef/>
      </w:r>
      <w:r>
        <w:t>FD: Literally at the same time, or during the one session in a particular order?</w:t>
      </w:r>
    </w:p>
  </w:comment>
  <w:comment w:id="22" w:author="Wikowsky, Addie J" w:date="2019-04-16T10:15:00Z" w:initials="WAJ">
    <w:p w14:paraId="26A07F3F" w14:textId="77777777" w:rsidR="00346CE2" w:rsidRDefault="00346CE2" w:rsidP="00346CE2">
      <w:pPr>
        <w:pStyle w:val="CommentText"/>
      </w:pPr>
      <w:r>
        <w:rPr>
          <w:rStyle w:val="CommentReference"/>
        </w:rPr>
        <w:annotationRef/>
      </w:r>
      <w:r>
        <w:t xml:space="preserve">FD: </w:t>
      </w:r>
      <w:r>
        <w:rPr>
          <w:rStyle w:val="CommentReference"/>
        </w:rPr>
        <w:annotationRef/>
      </w:r>
      <w:r>
        <w:t>The assessments or the participants?</w:t>
      </w:r>
    </w:p>
  </w:comment>
  <w:comment w:id="23" w:author="Wikowsky, Addie J" w:date="2019-04-16T10:15:00Z" w:initials="WAJ">
    <w:p w14:paraId="763E5452" w14:textId="77777777" w:rsidR="00346CE2" w:rsidRDefault="00346CE2" w:rsidP="00346CE2">
      <w:pPr>
        <w:pStyle w:val="CommentText"/>
      </w:pPr>
      <w:r>
        <w:rPr>
          <w:rStyle w:val="CommentReference"/>
        </w:rPr>
        <w:annotationRef/>
      </w:r>
      <w:r>
        <w:t>Does this mean all assessments would be the same length of time?  I don’t think this is what you meant.</w:t>
      </w:r>
    </w:p>
  </w:comment>
  <w:comment w:id="24" w:author="Wikowsky, Addie J" w:date="2019-04-16T10:14:00Z" w:initials="WAJ">
    <w:p w14:paraId="14DACC20" w14:textId="77777777" w:rsidR="00E4214C" w:rsidRDefault="00E4214C" w:rsidP="00E4214C">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28D5936C" w14:textId="77777777" w:rsidR="00E4214C" w:rsidRDefault="00E4214C" w:rsidP="00E4214C">
      <w:pPr>
        <w:pStyle w:val="CommentText"/>
      </w:pPr>
    </w:p>
    <w:p w14:paraId="24856360" w14:textId="77777777" w:rsidR="00E4214C" w:rsidRDefault="00E4214C" w:rsidP="00E4214C">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70A9E04C" w14:textId="34D23EC1" w:rsidR="00E4214C" w:rsidRDefault="00E4214C">
      <w:pPr>
        <w:pStyle w:val="CommentText"/>
      </w:pPr>
    </w:p>
  </w:comment>
  <w:comment w:id="25" w:author="Wikowsky, Addie J" w:date="2019-04-16T10:15:00Z" w:initials="WAJ">
    <w:p w14:paraId="6F9CE921" w14:textId="6E7BF7A8" w:rsidR="00E4214C" w:rsidRDefault="00E4214C">
      <w:pPr>
        <w:pStyle w:val="CommentText"/>
      </w:pPr>
      <w:r>
        <w:rPr>
          <w:rStyle w:val="CommentReference"/>
        </w:rPr>
        <w:annotationRef/>
      </w:r>
      <w:r>
        <w:t xml:space="preserve">FD: what </w:t>
      </w:r>
      <w:proofErr w:type="gramStart"/>
      <w:r>
        <w:t>is</w:t>
      </w:r>
      <w:proofErr w:type="gramEnd"/>
      <w:r>
        <w:t xml:space="preserve"> the criteria </w:t>
      </w:r>
    </w:p>
  </w:comment>
  <w:comment w:id="26" w:author="Wikowsky, Addie J" w:date="2019-04-16T10:16:00Z" w:initials="WAJ">
    <w:p w14:paraId="24D8D20F" w14:textId="3EE96B00" w:rsidR="00E4214C" w:rsidRDefault="00E4214C">
      <w:pPr>
        <w:pStyle w:val="CommentText"/>
      </w:pPr>
      <w:r>
        <w:rPr>
          <w:rStyle w:val="CommentReference"/>
        </w:rPr>
        <w:annotationRef/>
      </w:r>
      <w:r>
        <w:t>FD: How will you determine which placement exam to give them?  Explain this in your method</w:t>
      </w:r>
    </w:p>
  </w:comment>
  <w:comment w:id="27" w:author="Wikowsky, Addie J" w:date="2019-04-16T10:17:00Z" w:initials="WAJ">
    <w:p w14:paraId="6D3C4B10" w14:textId="77777777" w:rsidR="00E206E1" w:rsidRDefault="00E206E1" w:rsidP="00E206E1">
      <w:pPr>
        <w:pStyle w:val="CommentText"/>
      </w:pPr>
      <w:r>
        <w:rPr>
          <w:rStyle w:val="CommentReference"/>
        </w:rPr>
        <w:annotationRef/>
      </w:r>
      <w:r>
        <w:t xml:space="preserve">FD: 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06255E3D" w:rsidR="00E206E1" w:rsidRDefault="00E206E1" w:rsidP="00E206E1">
      <w:pPr>
        <w:pStyle w:val="CommentText"/>
      </w:pPr>
      <w:r>
        <w:rPr>
          <w:rStyle w:val="CommentReference"/>
        </w:rPr>
        <w:t>I might suggest including a data analysis section within your methods, identifying what analyses you will run, and what comparisons you will make.</w:t>
      </w:r>
    </w:p>
  </w:comment>
  <w:comment w:id="28" w:author="Wikowsky, Addie J" w:date="2019-06-05T23:52:00Z" w:initials="WAJ">
    <w:p w14:paraId="202952B3" w14:textId="77777777" w:rsidR="00A130A1" w:rsidRDefault="00A130A1">
      <w:pPr>
        <w:pStyle w:val="CommentText"/>
      </w:pPr>
      <w:r>
        <w:rPr>
          <w:rStyle w:val="CommentReference"/>
        </w:rPr>
        <w:annotationRef/>
      </w:r>
      <w:r>
        <w:t>Add this citation</w:t>
      </w:r>
    </w:p>
    <w:p w14:paraId="76DAEC9E" w14:textId="2C003CCD" w:rsidR="00A130A1" w:rsidRDefault="00A130A1">
      <w:pPr>
        <w:pStyle w:val="CommentText"/>
      </w:pPr>
    </w:p>
  </w:comment>
  <w:comment w:id="31" w:author="Erin Buchanan" w:date="2019-05-30T15:17:00Z" w:initials="BEM">
    <w:p w14:paraId="0EE5F09D" w14:textId="0698CA18" w:rsidR="00951DFC" w:rsidRDefault="00951DFC">
      <w:pPr>
        <w:pStyle w:val="CommentText"/>
      </w:pPr>
      <w:r>
        <w:rPr>
          <w:rStyle w:val="CommentReference"/>
        </w:rPr>
        <w:annotationRef/>
      </w:r>
      <w:r>
        <w:t xml:space="preserve">Just use p </w:t>
      </w:r>
      <w:proofErr w:type="spellStart"/>
      <w:r>
        <w:t>cor</w:t>
      </w:r>
      <w:proofErr w:type="spellEnd"/>
      <w:r>
        <w:t xml:space="preserve"> output. </w:t>
      </w:r>
    </w:p>
  </w:comment>
  <w:comment w:id="34" w:author="Wikowsky, Addie J" w:date="2019-05-30T00:59:00Z" w:initials="WAJ">
    <w:p w14:paraId="21FC4ECC" w14:textId="77777777" w:rsidR="006A2B03" w:rsidRPr="003E727D" w:rsidRDefault="006A2B03" w:rsidP="006A2B03">
      <w:pPr>
        <w:spacing w:line="480" w:lineRule="auto"/>
        <w:rPr>
          <w:bCs/>
        </w:rPr>
      </w:pPr>
      <w:r>
        <w:rPr>
          <w:rStyle w:val="CommentReference"/>
        </w:rPr>
        <w:annotationRef/>
      </w:r>
      <w:r>
        <w:t xml:space="preserve">Your original comment on what to write here: </w:t>
      </w:r>
      <w:r>
        <w:rPr>
          <w:bCs/>
        </w:rPr>
        <w:t xml:space="preserve">Talk about power too – so we calculated it based on .30 and came up with 82 people … the correlation was .22-.23, so it was close to .3 … we would need 159 to see r = .22 be “significant”. </w:t>
      </w:r>
    </w:p>
    <w:p w14:paraId="09111A5C" w14:textId="19FD358E" w:rsidR="006A2B03" w:rsidRDefault="006A2B03">
      <w:pPr>
        <w:pStyle w:val="CommentText"/>
      </w:pPr>
    </w:p>
  </w:comment>
  <w:comment w:id="37" w:author="Wikowsky, Addie J" w:date="2019-04-16T10:17:00Z" w:initials="WAJ">
    <w:p w14:paraId="629D07F9" w14:textId="55A5781F" w:rsidR="00E206E1" w:rsidRDefault="00E206E1">
      <w:pPr>
        <w:pStyle w:val="CommentText"/>
      </w:pPr>
      <w:r>
        <w:rPr>
          <w:rStyle w:val="CommentReference"/>
        </w:rPr>
        <w:annotationRef/>
      </w:r>
      <w:r>
        <w:t>FD: revise</w:t>
      </w:r>
    </w:p>
  </w:comment>
  <w:comment w:id="38" w:author="Wikowsky, Addie J" w:date="2019-06-06T12:10:00Z" w:initials="WAJ">
    <w:p w14:paraId="126493C9" w14:textId="31B9AAC5" w:rsidR="00685DA0" w:rsidRDefault="00685DA0" w:rsidP="00685DA0">
      <w:pPr>
        <w:pStyle w:val="CommentText"/>
      </w:pPr>
      <w:r>
        <w:rPr>
          <w:rStyle w:val="CommentReference"/>
        </w:rPr>
        <w:annotationRef/>
      </w:r>
      <w:r>
        <w:t xml:space="preserve">Dana: </w:t>
      </w:r>
      <w:r>
        <w:t>Future research idea: what if “expertise” is manipulated – comparisons within rather than between subjects</w:t>
      </w:r>
    </w:p>
    <w:p w14:paraId="03076D8B" w14:textId="6FF12D52" w:rsidR="00685DA0" w:rsidRDefault="00685DA0">
      <w:pPr>
        <w:pStyle w:val="CommentText"/>
      </w:pPr>
    </w:p>
  </w:comment>
  <w:comment w:id="40" w:author="Wikowsky, Addie J" w:date="2019-06-05T23:49:00Z" w:initials="WAJ">
    <w:p w14:paraId="72312667" w14:textId="77777777" w:rsidR="00A130A1" w:rsidRDefault="00A130A1">
      <w:pPr>
        <w:pStyle w:val="CommentText"/>
      </w:pPr>
      <w:r>
        <w:rPr>
          <w:rStyle w:val="CommentReference"/>
        </w:rPr>
        <w:annotationRef/>
      </w:r>
      <w:r>
        <w:t>Add this</w:t>
      </w:r>
    </w:p>
    <w:p w14:paraId="443AB511" w14:textId="1CB8A225" w:rsidR="00A130A1" w:rsidRDefault="00A130A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6680AE04" w15:done="1"/>
  <w15:commentEx w15:paraId="2248EDAE" w15:done="1"/>
  <w15:commentEx w15:paraId="2499E5C8" w15:done="1"/>
  <w15:commentEx w15:paraId="718B222A" w15:done="1"/>
  <w15:commentEx w15:paraId="5F23D3DB" w15:done="0"/>
  <w15:commentEx w15:paraId="54CB0E87" w15:done="0"/>
  <w15:commentEx w15:paraId="37C9D0D6" w15:done="1"/>
  <w15:commentEx w15:paraId="0AD19DD4" w15:done="0"/>
  <w15:commentEx w15:paraId="26A07F3F" w15:done="0"/>
  <w15:commentEx w15:paraId="763E5452" w15:done="0"/>
  <w15:commentEx w15:paraId="70A9E04C" w15:done="0"/>
  <w15:commentEx w15:paraId="6F9CE921" w15:done="0"/>
  <w15:commentEx w15:paraId="24D8D20F" w15:done="0"/>
  <w15:commentEx w15:paraId="0A8A5271" w15:done="0"/>
  <w15:commentEx w15:paraId="76DAEC9E" w15:done="0"/>
  <w15:commentEx w15:paraId="0EE5F09D" w15:done="0"/>
  <w15:commentEx w15:paraId="09111A5C" w15:done="0"/>
  <w15:commentEx w15:paraId="629D07F9" w15:done="1"/>
  <w15:commentEx w15:paraId="03076D8B" w15:done="0"/>
  <w15:commentEx w15:paraId="443AB5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6680AE04" w16cid:durableId="20602724"/>
  <w16cid:commentId w16cid:paraId="2248EDAE" w16cid:durableId="20602743"/>
  <w16cid:commentId w16cid:paraId="2499E5C8" w16cid:durableId="2060277B"/>
  <w16cid:commentId w16cid:paraId="718B222A" w16cid:durableId="206027F7"/>
  <w16cid:commentId w16cid:paraId="5F23D3DB" w16cid:durableId="20A382DE"/>
  <w16cid:commentId w16cid:paraId="54CB0E87" w16cid:durableId="2060294B"/>
  <w16cid:commentId w16cid:paraId="37C9D0D6" w16cid:durableId="20A2D4BE"/>
  <w16cid:commentId w16cid:paraId="0AD19DD4" w16cid:durableId="20A384FB"/>
  <w16cid:commentId w16cid:paraId="26A07F3F" w16cid:durableId="20A384FA"/>
  <w16cid:commentId w16cid:paraId="763E5452" w16cid:durableId="20A384F9"/>
  <w16cid:commentId w16cid:paraId="70A9E04C" w16cid:durableId="2060296C"/>
  <w16cid:commentId w16cid:paraId="6F9CE921" w16cid:durableId="206029DE"/>
  <w16cid:commentId w16cid:paraId="24D8D20F" w16cid:durableId="206029F5"/>
  <w16cid:commentId w16cid:paraId="0A8A5271" w16cid:durableId="20602A2A"/>
  <w16cid:commentId w16cid:paraId="76DAEC9E" w16cid:durableId="20A2D437"/>
  <w16cid:commentId w16cid:paraId="0EE5F09D" w16cid:durableId="209A72A4"/>
  <w16cid:commentId w16cid:paraId="09111A5C" w16cid:durableId="2099A96E"/>
  <w16cid:commentId w16cid:paraId="629D07F9" w16cid:durableId="20602A53"/>
  <w16cid:commentId w16cid:paraId="03076D8B" w16cid:durableId="20A3812D"/>
  <w16cid:commentId w16cid:paraId="443AB511" w16cid:durableId="20A2D3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0F214D"/>
    <w:rsid w:val="001047B9"/>
    <w:rsid w:val="00105BC3"/>
    <w:rsid w:val="00121DDC"/>
    <w:rsid w:val="00132173"/>
    <w:rsid w:val="00136956"/>
    <w:rsid w:val="00136B5B"/>
    <w:rsid w:val="0017047A"/>
    <w:rsid w:val="00172331"/>
    <w:rsid w:val="00172504"/>
    <w:rsid w:val="00172B19"/>
    <w:rsid w:val="00172E50"/>
    <w:rsid w:val="00193DB4"/>
    <w:rsid w:val="0019502F"/>
    <w:rsid w:val="001B12ED"/>
    <w:rsid w:val="001B38C6"/>
    <w:rsid w:val="001B43AC"/>
    <w:rsid w:val="001D27BE"/>
    <w:rsid w:val="001E3047"/>
    <w:rsid w:val="001F3CCF"/>
    <w:rsid w:val="001F5053"/>
    <w:rsid w:val="001F52B8"/>
    <w:rsid w:val="002043CF"/>
    <w:rsid w:val="00215F53"/>
    <w:rsid w:val="0022257B"/>
    <w:rsid w:val="00223CCD"/>
    <w:rsid w:val="00223DAE"/>
    <w:rsid w:val="002244DF"/>
    <w:rsid w:val="00224A74"/>
    <w:rsid w:val="00231247"/>
    <w:rsid w:val="00246866"/>
    <w:rsid w:val="00254BDA"/>
    <w:rsid w:val="002617F4"/>
    <w:rsid w:val="00274E2C"/>
    <w:rsid w:val="002845A7"/>
    <w:rsid w:val="00290D6B"/>
    <w:rsid w:val="002928B5"/>
    <w:rsid w:val="00293C43"/>
    <w:rsid w:val="0029502E"/>
    <w:rsid w:val="0029603F"/>
    <w:rsid w:val="00296A1B"/>
    <w:rsid w:val="0029762F"/>
    <w:rsid w:val="002B430C"/>
    <w:rsid w:val="002B4654"/>
    <w:rsid w:val="002B6422"/>
    <w:rsid w:val="002C16DB"/>
    <w:rsid w:val="002C64AA"/>
    <w:rsid w:val="002D2C63"/>
    <w:rsid w:val="002D4B78"/>
    <w:rsid w:val="002D4D52"/>
    <w:rsid w:val="00300759"/>
    <w:rsid w:val="003046FD"/>
    <w:rsid w:val="003142A6"/>
    <w:rsid w:val="00331E9F"/>
    <w:rsid w:val="00333649"/>
    <w:rsid w:val="00346B65"/>
    <w:rsid w:val="00346CE2"/>
    <w:rsid w:val="00355782"/>
    <w:rsid w:val="00355FDD"/>
    <w:rsid w:val="003618BC"/>
    <w:rsid w:val="00361FD4"/>
    <w:rsid w:val="00370984"/>
    <w:rsid w:val="003873BD"/>
    <w:rsid w:val="00395731"/>
    <w:rsid w:val="00396B95"/>
    <w:rsid w:val="00396FFB"/>
    <w:rsid w:val="003A286F"/>
    <w:rsid w:val="003A4769"/>
    <w:rsid w:val="003A6290"/>
    <w:rsid w:val="003A6405"/>
    <w:rsid w:val="003A6E24"/>
    <w:rsid w:val="003B1EBF"/>
    <w:rsid w:val="003C6C31"/>
    <w:rsid w:val="003C7B9B"/>
    <w:rsid w:val="003D1931"/>
    <w:rsid w:val="003E5DAE"/>
    <w:rsid w:val="003E6039"/>
    <w:rsid w:val="003E727D"/>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5364E"/>
    <w:rsid w:val="00663853"/>
    <w:rsid w:val="00673ED1"/>
    <w:rsid w:val="00677E2C"/>
    <w:rsid w:val="00685DA0"/>
    <w:rsid w:val="006919E9"/>
    <w:rsid w:val="006A2B03"/>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84C86"/>
    <w:rsid w:val="00786281"/>
    <w:rsid w:val="0079763A"/>
    <w:rsid w:val="007A67E1"/>
    <w:rsid w:val="007B3F21"/>
    <w:rsid w:val="007B7CD1"/>
    <w:rsid w:val="007C5AF4"/>
    <w:rsid w:val="007C66AB"/>
    <w:rsid w:val="007D180D"/>
    <w:rsid w:val="007D1E8B"/>
    <w:rsid w:val="007D5C47"/>
    <w:rsid w:val="007E1B35"/>
    <w:rsid w:val="007E581A"/>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4CE7"/>
    <w:rsid w:val="008D5A2E"/>
    <w:rsid w:val="008E4258"/>
    <w:rsid w:val="008F7CA0"/>
    <w:rsid w:val="00900BB2"/>
    <w:rsid w:val="009072E9"/>
    <w:rsid w:val="0090786F"/>
    <w:rsid w:val="0091302D"/>
    <w:rsid w:val="00914872"/>
    <w:rsid w:val="00914D30"/>
    <w:rsid w:val="00925C1E"/>
    <w:rsid w:val="009336E8"/>
    <w:rsid w:val="00934065"/>
    <w:rsid w:val="00934E0D"/>
    <w:rsid w:val="00943A52"/>
    <w:rsid w:val="00946970"/>
    <w:rsid w:val="00951DFC"/>
    <w:rsid w:val="009520B2"/>
    <w:rsid w:val="00955A07"/>
    <w:rsid w:val="00977425"/>
    <w:rsid w:val="0098043F"/>
    <w:rsid w:val="0098290D"/>
    <w:rsid w:val="00990FDA"/>
    <w:rsid w:val="009A4126"/>
    <w:rsid w:val="009B2003"/>
    <w:rsid w:val="009D41CF"/>
    <w:rsid w:val="009D5042"/>
    <w:rsid w:val="009E34FC"/>
    <w:rsid w:val="009F4725"/>
    <w:rsid w:val="00A045AA"/>
    <w:rsid w:val="00A06B00"/>
    <w:rsid w:val="00A120D5"/>
    <w:rsid w:val="00A130A1"/>
    <w:rsid w:val="00A14C7D"/>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1F45"/>
    <w:rsid w:val="00B2409E"/>
    <w:rsid w:val="00B3050C"/>
    <w:rsid w:val="00B305C7"/>
    <w:rsid w:val="00B30B53"/>
    <w:rsid w:val="00B42F6A"/>
    <w:rsid w:val="00B509DD"/>
    <w:rsid w:val="00B51AEA"/>
    <w:rsid w:val="00B5230D"/>
    <w:rsid w:val="00B62261"/>
    <w:rsid w:val="00B6778C"/>
    <w:rsid w:val="00B67E9F"/>
    <w:rsid w:val="00B83EEA"/>
    <w:rsid w:val="00B850F3"/>
    <w:rsid w:val="00B94369"/>
    <w:rsid w:val="00B95168"/>
    <w:rsid w:val="00B969AE"/>
    <w:rsid w:val="00BA5967"/>
    <w:rsid w:val="00BD3994"/>
    <w:rsid w:val="00BE096D"/>
    <w:rsid w:val="00BE3435"/>
    <w:rsid w:val="00C00078"/>
    <w:rsid w:val="00C057B7"/>
    <w:rsid w:val="00C075E5"/>
    <w:rsid w:val="00C10479"/>
    <w:rsid w:val="00C112E7"/>
    <w:rsid w:val="00C12286"/>
    <w:rsid w:val="00C12355"/>
    <w:rsid w:val="00C1625E"/>
    <w:rsid w:val="00C239C0"/>
    <w:rsid w:val="00C24A76"/>
    <w:rsid w:val="00C26375"/>
    <w:rsid w:val="00C27873"/>
    <w:rsid w:val="00C35CCC"/>
    <w:rsid w:val="00C36548"/>
    <w:rsid w:val="00C44B00"/>
    <w:rsid w:val="00C55411"/>
    <w:rsid w:val="00C564EC"/>
    <w:rsid w:val="00C61840"/>
    <w:rsid w:val="00C61DD2"/>
    <w:rsid w:val="00C631B0"/>
    <w:rsid w:val="00C676E8"/>
    <w:rsid w:val="00C77DB2"/>
    <w:rsid w:val="00C82E64"/>
    <w:rsid w:val="00C8494C"/>
    <w:rsid w:val="00C96100"/>
    <w:rsid w:val="00C96FDA"/>
    <w:rsid w:val="00CA0FBD"/>
    <w:rsid w:val="00CA104D"/>
    <w:rsid w:val="00CA6F1A"/>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D4154"/>
    <w:rsid w:val="00DF7C5D"/>
    <w:rsid w:val="00E030B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611C"/>
    <w:rsid w:val="00EE71EE"/>
    <w:rsid w:val="00EF0FDC"/>
    <w:rsid w:val="00F00D03"/>
    <w:rsid w:val="00F04358"/>
    <w:rsid w:val="00F120B3"/>
    <w:rsid w:val="00F2110B"/>
    <w:rsid w:val="00F22A48"/>
    <w:rsid w:val="00F2543D"/>
    <w:rsid w:val="00F36860"/>
    <w:rsid w:val="00F4093B"/>
    <w:rsid w:val="00F4188A"/>
    <w:rsid w:val="00F541C0"/>
    <w:rsid w:val="00F606A7"/>
    <w:rsid w:val="00F62C2B"/>
    <w:rsid w:val="00F64995"/>
    <w:rsid w:val="00F75304"/>
    <w:rsid w:val="00F77EFE"/>
    <w:rsid w:val="00F851D0"/>
    <w:rsid w:val="00F90B4E"/>
    <w:rsid w:val="00FC312B"/>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unhideWhenUsed/>
    <w:rsid w:val="00830C1A"/>
    <w:rPr>
      <w:sz w:val="20"/>
      <w:szCs w:val="20"/>
    </w:rPr>
  </w:style>
  <w:style w:type="character" w:customStyle="1" w:styleId="CommentTextChar">
    <w:name w:val="Comment Text Char"/>
    <w:basedOn w:val="DefaultParagraphFont"/>
    <w:link w:val="CommentText"/>
    <w:uiPriority w:val="99"/>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1308</TotalTime>
  <Pages>25</Pages>
  <Words>5207</Words>
  <Characters>29683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229</cp:revision>
  <dcterms:created xsi:type="dcterms:W3CDTF">2018-10-24T08:06:00Z</dcterms:created>
  <dcterms:modified xsi:type="dcterms:W3CDTF">2019-06-06T17:38:00Z</dcterms:modified>
</cp:coreProperties>
</file>