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0F68719A" w:rsidR="00331E9F" w:rsidRDefault="000902D5" w:rsidP="00331E9F">
      <w:pPr>
        <w:spacing w:line="480" w:lineRule="auto"/>
        <w:jc w:val="center"/>
        <w:rPr>
          <w:b/>
        </w:rPr>
      </w:pPr>
      <w:r>
        <w:rPr>
          <w:b/>
        </w:rPr>
        <w:t xml:space="preserve">Expertise </w:t>
      </w:r>
      <w:r w:rsidR="00C24A76">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F490652"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 xml:space="preserve">Working memory has been tested in the field of psychology since </w:t>
      </w:r>
      <w:commentRangeStart w:id="2"/>
      <w:r>
        <w:t xml:space="preserve">Miller </w:t>
      </w:r>
      <w:commentRangeEnd w:id="2"/>
      <w:r w:rsidR="00E4214C">
        <w:rPr>
          <w:rStyle w:val="CommentReference"/>
        </w:rPr>
        <w:commentReference w:id="2"/>
      </w:r>
      <w:r>
        <w:t>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commentRangeStart w:id="3"/>
      <w:r>
        <w:rPr>
          <w:color w:val="000000" w:themeColor="text1"/>
        </w:rPr>
        <w:t>linked</w:t>
      </w:r>
      <w:commentRangeEnd w:id="3"/>
      <w:r w:rsidR="00E4214C">
        <w:rPr>
          <w:rStyle w:val="CommentReference"/>
        </w:rPr>
        <w:commentReference w:id="3"/>
      </w:r>
      <w:r>
        <w:rPr>
          <w:color w:val="000000" w:themeColor="text1"/>
        </w:rPr>
        <w:t xml:space="preserve">,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w:t>
      </w:r>
      <w:commentRangeStart w:id="4"/>
      <w:r>
        <w:rPr>
          <w:color w:val="000000" w:themeColor="text1"/>
        </w:rPr>
        <w:t xml:space="preserve">linked </w:t>
      </w:r>
      <w:commentRangeEnd w:id="4"/>
      <w:r w:rsidR="00E4214C">
        <w:rPr>
          <w:rStyle w:val="CommentReference"/>
        </w:rPr>
        <w:commentReference w:id="4"/>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5"/>
      <w:r w:rsidR="00F00D03">
        <w:t xml:space="preserve">The </w:t>
      </w:r>
      <w:commentRangeEnd w:id="5"/>
      <w:r w:rsidR="00E4214C">
        <w:rPr>
          <w:rStyle w:val="CommentReference"/>
        </w:rPr>
        <w:commentReference w:id="5"/>
      </w:r>
      <w:r w:rsidR="00F00D03">
        <w:t>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w:t>
      </w:r>
      <w:commentRangeStart w:id="6"/>
      <w:r w:rsidR="00361FD4">
        <w:t>thinking</w:t>
      </w:r>
      <w:commentRangeEnd w:id="6"/>
      <w:r w:rsidR="00E4214C">
        <w:rPr>
          <w:rStyle w:val="CommentReference"/>
        </w:rPr>
        <w:commentReference w:id="6"/>
      </w:r>
      <w:r w:rsidR="00361FD4">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0DE28BCF"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w:t>
      </w:r>
      <w:r w:rsidR="00E4214C">
        <w:t>Expertise Study and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t xml:space="preserve">There was a total of x participants, x% were female, x% were male, all between the ages of x-x. They received course credit for their participation in this </w:t>
      </w:r>
      <w:commentRangeStart w:id="7"/>
      <w:r>
        <w:t>study</w:t>
      </w:r>
      <w:commentRangeEnd w:id="7"/>
      <w:r w:rsidR="00E4214C">
        <w:rPr>
          <w:rStyle w:val="CommentReference"/>
        </w:rPr>
        <w:commentReference w:id="7"/>
      </w:r>
      <w:r>
        <w:t xml:space="preserve">. </w:t>
      </w:r>
    </w:p>
    <w:p w14:paraId="5006E9D1" w14:textId="1B2328D1" w:rsidR="00E97A75" w:rsidRPr="007F5C61" w:rsidRDefault="000155D5" w:rsidP="00E97A75">
      <w:pPr>
        <w:spacing w:line="480" w:lineRule="auto"/>
        <w:rPr>
          <w:b/>
        </w:rPr>
      </w:pPr>
      <w:r>
        <w:rPr>
          <w:b/>
        </w:rPr>
        <w:t>Materials</w:t>
      </w:r>
      <w:r w:rsidR="00AC1489">
        <w:rPr>
          <w:b/>
        </w:rPr>
        <w:t xml:space="preserve"> and </w:t>
      </w:r>
      <w:commentRangeStart w:id="8"/>
      <w:r w:rsidR="00AC1489">
        <w:rPr>
          <w:b/>
        </w:rPr>
        <w:t>Procedure</w:t>
      </w:r>
      <w:commentRangeEnd w:id="8"/>
      <w:r w:rsidR="00E4214C">
        <w:rPr>
          <w:rStyle w:val="CommentReference"/>
        </w:rPr>
        <w:commentReference w:id="8"/>
      </w:r>
    </w:p>
    <w:p w14:paraId="6D825A16" w14:textId="6AD8F5B2" w:rsidR="001B43AC" w:rsidRDefault="001B43AC" w:rsidP="001B43AC">
      <w:pPr>
        <w:spacing w:line="480" w:lineRule="auto"/>
      </w:pPr>
      <w:r>
        <w:lastRenderedPageBreak/>
        <w:tab/>
        <w:t xml:space="preserve">All tasks were given to each </w:t>
      </w:r>
      <w:commentRangeStart w:id="9"/>
      <w:r>
        <w:t>participant at the same time</w:t>
      </w:r>
      <w:commentRangeEnd w:id="9"/>
      <w:r w:rsidR="00E4214C">
        <w:rPr>
          <w:rStyle w:val="CommentReference"/>
        </w:rPr>
        <w:commentReference w:id="9"/>
      </w:r>
      <w:r>
        <w:t xml:space="preserve">. </w:t>
      </w:r>
      <w:commentRangeStart w:id="10"/>
      <w:r>
        <w:t>The</w:t>
      </w:r>
      <w:commentRangeEnd w:id="10"/>
      <w:r w:rsidR="00E4214C">
        <w:rPr>
          <w:rStyle w:val="CommentReference"/>
        </w:rPr>
        <w:commentReference w:id="10"/>
      </w:r>
      <w:r>
        <w:t xml:space="preserve">y were administered in groups of x. </w:t>
      </w:r>
      <w:commentRangeStart w:id="11"/>
      <w:r>
        <w:t xml:space="preserve">The </w:t>
      </w:r>
      <w:commentRangeEnd w:id="11"/>
      <w:r w:rsidR="00E4214C">
        <w:rPr>
          <w:rStyle w:val="CommentReference"/>
        </w:rPr>
        <w:commentReference w:id="11"/>
      </w:r>
      <w:r>
        <w:t>order of tasks was counterbalanced for each section</w:t>
      </w:r>
      <w:r w:rsidR="00D50D3B">
        <w:t>, control or foreign language,</w:t>
      </w:r>
      <w:r>
        <w:t xml:space="preserve"> all tasks would be equal over the length of the experiment. </w:t>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12"/>
      <w:r w:rsidR="00F36860">
        <w:t>pro</w:t>
      </w:r>
      <w:commentRangeEnd w:id="12"/>
      <w:r w:rsidR="00E4214C">
        <w:rPr>
          <w:rStyle w:val="CommentReference"/>
        </w:rPr>
        <w:commentReference w:id="12"/>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13"/>
      <w:r>
        <w:t xml:space="preserve">This </w:t>
      </w:r>
      <w:commentRangeEnd w:id="13"/>
      <w:r w:rsidR="00E4214C">
        <w:rPr>
          <w:rStyle w:val="CommentReference"/>
        </w:rPr>
        <w:commentReference w:id="13"/>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14"/>
      <w:r w:rsidR="004934CA">
        <w:t>overall</w:t>
      </w:r>
      <w:commentRangeEnd w:id="14"/>
      <w:r w:rsidR="00E206E1">
        <w:rPr>
          <w:rStyle w:val="CommentReference"/>
        </w:rPr>
        <w:commentReference w:id="14"/>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65D5D2B3" w:rsidR="005F403B" w:rsidRDefault="000B7E35" w:rsidP="005F403B">
      <w:pPr>
        <w:spacing w:line="480" w:lineRule="auto"/>
        <w:jc w:val="center"/>
        <w:rPr>
          <w:ins w:id="15" w:author="Erin Buchanan" w:date="2019-05-23T14:55:00Z"/>
          <w:b/>
        </w:rPr>
      </w:pPr>
      <w:r>
        <w:rPr>
          <w:b/>
        </w:rPr>
        <w:t xml:space="preserve"> </w:t>
      </w:r>
      <w:r w:rsidR="005F403B">
        <w:rPr>
          <w:b/>
        </w:rPr>
        <w:t>Results</w:t>
      </w:r>
    </w:p>
    <w:p w14:paraId="57011A3B" w14:textId="682C271A" w:rsidR="00395731" w:rsidRDefault="00172B19" w:rsidP="00395731">
      <w:pPr>
        <w:spacing w:line="480" w:lineRule="auto"/>
        <w:rPr>
          <w:ins w:id="16" w:author="Erin Buchanan" w:date="2019-05-23T14:55:00Z"/>
          <w:bCs/>
        </w:rPr>
      </w:pPr>
      <w:ins w:id="17" w:author="Erin Buchanan" w:date="2019-05-23T14:55:00Z">
        <w:r>
          <w:rPr>
            <w:b/>
          </w:rPr>
          <w:t>Descriptive Statistics</w:t>
        </w:r>
      </w:ins>
    </w:p>
    <w:p w14:paraId="00E4FED2" w14:textId="096EA1CD" w:rsidR="00172B19" w:rsidRDefault="00172B19" w:rsidP="00395731">
      <w:pPr>
        <w:spacing w:line="480" w:lineRule="auto"/>
        <w:rPr>
          <w:ins w:id="18" w:author="Erin Buchanan" w:date="2019-05-23T14:56:00Z"/>
          <w:bCs/>
        </w:rPr>
      </w:pPr>
      <w:ins w:id="19" w:author="Erin Buchanan" w:date="2019-05-23T14:55:00Z">
        <w:r>
          <w:rPr>
            <w:bCs/>
          </w:rPr>
          <w:t xml:space="preserve">Means, </w:t>
        </w:r>
      </w:ins>
      <w:proofErr w:type="spellStart"/>
      <w:ins w:id="20" w:author="Erin Buchanan" w:date="2019-05-23T14:56:00Z">
        <w:r>
          <w:rPr>
            <w:bCs/>
          </w:rPr>
          <w:t>sds</w:t>
        </w:r>
        <w:proofErr w:type="spellEnd"/>
        <w:r>
          <w:rPr>
            <w:bCs/>
          </w:rPr>
          <w:t xml:space="preserve">, sample size, blah. </w:t>
        </w:r>
        <w:r w:rsidR="00755019">
          <w:rPr>
            <w:bCs/>
          </w:rPr>
          <w:t xml:space="preserve">End with total sample size with all parts. </w:t>
        </w:r>
      </w:ins>
    </w:p>
    <w:p w14:paraId="7441F0D0" w14:textId="42790452" w:rsidR="00755019" w:rsidRDefault="00755019" w:rsidP="00395731">
      <w:pPr>
        <w:spacing w:line="480" w:lineRule="auto"/>
        <w:rPr>
          <w:ins w:id="21" w:author="Erin Buchanan" w:date="2019-05-23T14:56:00Z"/>
          <w:bCs/>
        </w:rPr>
      </w:pPr>
      <w:ins w:id="22" w:author="Erin Buchanan" w:date="2019-05-23T14:56:00Z">
        <w:r>
          <w:rPr>
            <w:b/>
          </w:rPr>
          <w:t>Hypothesis Tests</w:t>
        </w:r>
      </w:ins>
    </w:p>
    <w:p w14:paraId="37A78B1E" w14:textId="7BF69600" w:rsidR="00755019" w:rsidRPr="00755019" w:rsidRDefault="00755019" w:rsidP="00395731">
      <w:pPr>
        <w:spacing w:line="480" w:lineRule="auto"/>
        <w:rPr>
          <w:ins w:id="23" w:author="Erin Buchanan" w:date="2019-05-23T14:55:00Z"/>
          <w:bCs/>
          <w:rPrChange w:id="24" w:author="Erin Buchanan" w:date="2019-05-23T14:56:00Z">
            <w:rPr>
              <w:ins w:id="25" w:author="Erin Buchanan" w:date="2019-05-23T14:55:00Z"/>
              <w:b/>
            </w:rPr>
          </w:rPrChange>
        </w:rPr>
      </w:pPr>
      <w:ins w:id="26" w:author="Erin Buchanan" w:date="2019-05-23T14:56:00Z">
        <w:r>
          <w:rPr>
            <w:bCs/>
          </w:rPr>
          <w:t xml:space="preserve">There were only 6 people in the FL </w:t>
        </w:r>
        <w:proofErr w:type="gramStart"/>
        <w:r>
          <w:rPr>
            <w:bCs/>
          </w:rPr>
          <w:t>section</w:t>
        </w:r>
        <w:proofErr w:type="gramEnd"/>
        <w:r>
          <w:rPr>
            <w:bCs/>
          </w:rPr>
          <w:t xml:space="preserve"> so </w:t>
        </w:r>
        <w:r w:rsidR="0091302D">
          <w:rPr>
            <w:bCs/>
          </w:rPr>
          <w:t xml:space="preserve">those hypotheses were </w:t>
        </w:r>
      </w:ins>
      <w:ins w:id="27" w:author="Erin Buchanan" w:date="2019-05-23T14:57:00Z">
        <w:r w:rsidR="0091302D">
          <w:rPr>
            <w:bCs/>
          </w:rPr>
          <w:t xml:space="preserve">not analyzed due to the low sample size. </w:t>
        </w:r>
      </w:ins>
    </w:p>
    <w:p w14:paraId="334D8393" w14:textId="1A1B9032" w:rsidR="00395731" w:rsidRDefault="001B38C6" w:rsidP="00395731">
      <w:pPr>
        <w:spacing w:line="480" w:lineRule="auto"/>
        <w:rPr>
          <w:ins w:id="28" w:author="Erin Buchanan" w:date="2019-05-23T15:01:00Z"/>
          <w:bCs/>
        </w:rPr>
      </w:pPr>
      <w:ins w:id="29" w:author="Erin Buchanan" w:date="2019-05-23T14:57:00Z">
        <w:r>
          <w:rPr>
            <w:bCs/>
          </w:rPr>
          <w:t xml:space="preserve">Here’s the correlations yay. You can also talk about the partial correlations controlling for math scores. </w:t>
        </w:r>
      </w:ins>
    </w:p>
    <w:p w14:paraId="2E778071" w14:textId="262F81CE" w:rsidR="00E605D6" w:rsidRPr="001B38C6" w:rsidRDefault="00E605D6" w:rsidP="00395731">
      <w:pPr>
        <w:spacing w:line="480" w:lineRule="auto"/>
        <w:rPr>
          <w:bCs/>
          <w:rPrChange w:id="30" w:author="Erin Buchanan" w:date="2019-05-23T14:57:00Z">
            <w:rPr>
              <w:b/>
            </w:rPr>
          </w:rPrChange>
        </w:rPr>
        <w:pPrChange w:id="31" w:author="Erin Buchanan" w:date="2019-05-23T14:55:00Z">
          <w:pPr>
            <w:spacing w:line="480" w:lineRule="auto"/>
            <w:jc w:val="center"/>
          </w:pPr>
        </w:pPrChange>
      </w:pPr>
      <w:ins w:id="32" w:author="Erin Buchanan" w:date="2019-05-23T15:01:00Z">
        <w:r>
          <w:rPr>
            <w:bCs/>
          </w:rPr>
          <w:t xml:space="preserve">Talk about power too – so we calculated it based on .30 and came up with 82 people … </w:t>
        </w:r>
        <w:r w:rsidR="0090786F">
          <w:rPr>
            <w:bCs/>
          </w:rPr>
          <w:t xml:space="preserve">the correlation was .22-.23, so it was close to .3 … we would need 159 to see r = .22 be “significant”. </w:t>
        </w:r>
      </w:ins>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w:t>
      </w:r>
      <w:bookmarkStart w:id="33" w:name="_GoBack"/>
      <w:bookmarkEnd w:id="33"/>
      <w:r w:rsidR="00B30B53">
        <w:t xml:space="preserve"> well. </w:t>
      </w:r>
      <w:commentRangeStart w:id="34"/>
      <w:r w:rsidR="00B30B53">
        <w:t xml:space="preserve">The </w:t>
      </w:r>
      <w:commentRangeEnd w:id="34"/>
      <w:r w:rsidR="00E206E1">
        <w:rPr>
          <w:rStyle w:val="CommentReference"/>
        </w:rPr>
        <w:commentReference w:id="34"/>
      </w:r>
      <w:r w:rsidR="00B30B53">
        <w:t xml:space="preserve">hypothesis </w:t>
      </w:r>
      <w:r w:rsidR="001D27BE">
        <w:t xml:space="preserve">is </w:t>
      </w:r>
      <w:r w:rsidR="00B30B53">
        <w:t>that t</w:t>
      </w:r>
      <w:r w:rsidRPr="000902D5">
        <w:t xml:space="preserve">hose who have a higher expertise </w:t>
      </w:r>
      <w:r w:rsidR="00B30B53">
        <w:t xml:space="preserve">in </w:t>
      </w:r>
      <w:r w:rsidR="00B30B53">
        <w:lastRenderedPageBreak/>
        <w:t xml:space="preserve">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48FCE273" w:rsidR="002928B5" w:rsidRDefault="002928B5" w:rsidP="00732B2C">
      <w:pPr>
        <w:spacing w:line="480" w:lineRule="auto"/>
        <w:ind w:left="720" w:hanging="720"/>
      </w:pPr>
      <w:r>
        <w:t xml:space="preserve">Daneman, M., Carpenter, P. A., (1980). Individual differences in working memory and reading. </w:t>
      </w:r>
      <w:r>
        <w:rPr>
          <w:i/>
        </w:rPr>
        <w:t>Journal of Verbal Learning and Verbal Behavior</w:t>
      </w:r>
      <w:r>
        <w:t>, 19(4), 450-466.</w:t>
      </w:r>
    </w:p>
    <w:p w14:paraId="28882979" w14:textId="7323F31F" w:rsidR="00720AEB" w:rsidRPr="00D175E5" w:rsidRDefault="00D175E5" w:rsidP="00732B2C">
      <w:pPr>
        <w:spacing w:line="480" w:lineRule="auto"/>
        <w:ind w:left="720" w:hanging="720"/>
      </w:pPr>
      <w:proofErr w:type="spellStart"/>
      <w:r>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lastRenderedPageBreak/>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90786F"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lastRenderedPageBreak/>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3AFC323F" w14:textId="14419115" w:rsidR="002928B5" w:rsidRPr="002928B5" w:rsidRDefault="002928B5" w:rsidP="002928B5">
      <w:pPr>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3F9DDB5" w14:textId="77777777" w:rsidR="002928B5" w:rsidRPr="000E41BC" w:rsidRDefault="002928B5" w:rsidP="00851DC5">
      <w:pPr>
        <w:spacing w:line="480" w:lineRule="auto"/>
        <w:ind w:left="720" w:hanging="720"/>
      </w:pPr>
    </w:p>
    <w:p w14:paraId="6021D260" w14:textId="5BF7B4FD"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152E9AD5" w:rsidR="006A424E" w:rsidRPr="006A424E" w:rsidRDefault="006A424E" w:rsidP="006A424E">
      <w:pPr>
        <w:ind w:left="720" w:hanging="720"/>
        <w:rPr>
          <w:color w:val="000000" w:themeColor="text1"/>
          <w:sz w:val="22"/>
        </w:rPr>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8E7438C" w14:textId="77777777" w:rsidR="006A424E" w:rsidRDefault="006A424E" w:rsidP="00EA704F">
      <w:pPr>
        <w:spacing w:line="480" w:lineRule="auto"/>
      </w:pPr>
    </w:p>
    <w:p w14:paraId="1E89083E" w14:textId="1EAC6F1E" w:rsidR="00F2110B" w:rsidRDefault="008870E8" w:rsidP="008870E8">
      <w:pPr>
        <w:spacing w:line="480" w:lineRule="auto"/>
        <w:jc w:val="center"/>
      </w:pPr>
      <w:r>
        <w:rPr>
          <w:b/>
        </w:rPr>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6268FF49" w14:textId="06905B87" w:rsidR="00C24A76" w:rsidRDefault="00C24A76" w:rsidP="00C24A76">
      <w:pPr>
        <w:pStyle w:val="CommentText"/>
      </w:pPr>
      <w:r>
        <w:t>-More info on data analyses</w:t>
      </w:r>
    </w:p>
    <w:p w14:paraId="71167B98" w14:textId="77777777" w:rsidR="00C24A76" w:rsidRDefault="00C24A76" w:rsidP="00C24A76">
      <w:pPr>
        <w:pStyle w:val="CommentText"/>
      </w:pPr>
      <w:r>
        <w:t>-Future research idea: what if “expertise” is manipulated – comparisons within rather than between subjects</w:t>
      </w:r>
    </w:p>
    <w:p w14:paraId="4C670A23" w14:textId="27FCB10A" w:rsidR="00C24A76" w:rsidRDefault="00C24A76">
      <w:pPr>
        <w:pStyle w:val="CommentText"/>
      </w:pP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2"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3" w:author="Wikowsky, Addie J" w:date="2019-04-16T10:05:00Z" w:initials="WAJ">
    <w:p w14:paraId="3B951F87" w14:textId="2DE77C57" w:rsidR="00E4214C" w:rsidRDefault="00E4214C">
      <w:pPr>
        <w:pStyle w:val="CommentText"/>
      </w:pPr>
      <w:r>
        <w:rPr>
          <w:rStyle w:val="CommentReference"/>
        </w:rPr>
        <w:annotationRef/>
      </w:r>
      <w:proofErr w:type="spellStart"/>
      <w:r>
        <w:t>wc</w:t>
      </w:r>
      <w:proofErr w:type="spellEnd"/>
    </w:p>
  </w:comment>
  <w:comment w:id="4"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5"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6" w:author="Wikowsky, Addie J" w:date="2019-04-16T10:10:00Z" w:initials="WAJ">
    <w:p w14:paraId="2301485D" w14:textId="77777777" w:rsidR="00E4214C" w:rsidRDefault="00E4214C" w:rsidP="00E4214C">
      <w:pPr>
        <w:pStyle w:val="CommentText"/>
      </w:pPr>
      <w:r>
        <w:rPr>
          <w:rStyle w:val="CommentReference"/>
        </w:rPr>
        <w:annotationRef/>
      </w:r>
      <w:r>
        <w:t xml:space="preserve">From Dana: </w:t>
      </w:r>
    </w:p>
    <w:p w14:paraId="659FFD32" w14:textId="45C14859" w:rsidR="00E4214C" w:rsidRDefault="00E4214C" w:rsidP="00E4214C">
      <w:pPr>
        <w:pStyle w:val="CommentText"/>
      </w:pPr>
      <w:r>
        <w:rPr>
          <w:rStyle w:val="CommentReference"/>
        </w:rPr>
        <w:t>ADD IN ADDITIONAL CONCLUSION PARAGRAPH HERE – include a purpose statement/hypotheses.  Make sure they are stated clearly.</w:t>
      </w:r>
    </w:p>
    <w:p w14:paraId="386A52B8" w14:textId="673B3653" w:rsidR="00E4214C" w:rsidRDefault="00E4214C">
      <w:pPr>
        <w:pStyle w:val="CommentText"/>
      </w:pPr>
    </w:p>
  </w:comment>
  <w:comment w:id="7" w:author="Wikowsky, Addie J" w:date="2019-04-16T10:13:00Z" w:initials="WAJ">
    <w:p w14:paraId="4D1D1B37" w14:textId="77777777" w:rsidR="00E4214C" w:rsidRDefault="00E4214C" w:rsidP="00E4214C">
      <w:pPr>
        <w:pStyle w:val="CommentText"/>
      </w:pPr>
      <w:r>
        <w:rPr>
          <w:rStyle w:val="CommentReference"/>
        </w:rPr>
        <w:annotationRef/>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8" w:author="Wikowsky, Addie J" w:date="2019-04-16T10:14:00Z" w:initials="WAJ">
    <w:p w14:paraId="14DACC20" w14:textId="77777777" w:rsidR="00E4214C" w:rsidRDefault="00E4214C" w:rsidP="00E4214C">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28D5936C" w14:textId="77777777" w:rsidR="00E4214C" w:rsidRDefault="00E4214C" w:rsidP="00E4214C">
      <w:pPr>
        <w:pStyle w:val="CommentText"/>
      </w:pPr>
    </w:p>
    <w:p w14:paraId="24856360" w14:textId="77777777" w:rsidR="00E4214C" w:rsidRDefault="00E4214C" w:rsidP="00E4214C">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70A9E04C" w14:textId="34D23EC1" w:rsidR="00E4214C" w:rsidRDefault="00E4214C">
      <w:pPr>
        <w:pStyle w:val="CommentText"/>
      </w:pPr>
    </w:p>
  </w:comment>
  <w:comment w:id="9" w:author="Wikowsky, Addie J" w:date="2019-04-16T10:14:00Z" w:initials="WAJ">
    <w:p w14:paraId="2C42207F" w14:textId="289064B2" w:rsidR="00E4214C" w:rsidRDefault="00E4214C">
      <w:pPr>
        <w:pStyle w:val="CommentText"/>
      </w:pPr>
      <w:r>
        <w:rPr>
          <w:rStyle w:val="CommentReference"/>
        </w:rPr>
        <w:annotationRef/>
      </w:r>
      <w:r>
        <w:t>FD: Literally at the same time, or during the one session in a particular order?</w:t>
      </w:r>
    </w:p>
  </w:comment>
  <w:comment w:id="10" w:author="Wikowsky, Addie J" w:date="2019-04-16T10:15:00Z" w:initials="WAJ">
    <w:p w14:paraId="4673D7CE" w14:textId="57677CF4" w:rsidR="00E4214C" w:rsidRDefault="00E4214C">
      <w:pPr>
        <w:pStyle w:val="CommentText"/>
      </w:pPr>
      <w:r>
        <w:rPr>
          <w:rStyle w:val="CommentReference"/>
        </w:rPr>
        <w:annotationRef/>
      </w:r>
      <w:r>
        <w:t xml:space="preserve">FD: </w:t>
      </w:r>
      <w:r>
        <w:rPr>
          <w:rStyle w:val="CommentReference"/>
        </w:rPr>
        <w:annotationRef/>
      </w:r>
      <w:r>
        <w:t>The assessments or the participants?</w:t>
      </w:r>
    </w:p>
  </w:comment>
  <w:comment w:id="11" w:author="Wikowsky, Addie J" w:date="2019-04-16T10:15:00Z" w:initials="WAJ">
    <w:p w14:paraId="38318744" w14:textId="204CCDDC" w:rsidR="00E4214C" w:rsidRDefault="00E4214C">
      <w:pPr>
        <w:pStyle w:val="CommentText"/>
      </w:pPr>
      <w:r>
        <w:rPr>
          <w:rStyle w:val="CommentReference"/>
        </w:rPr>
        <w:annotationRef/>
      </w:r>
      <w:r>
        <w:t>Does this mean all assessments would be the same length of time?  I don’t think this is what you meant.</w:t>
      </w:r>
    </w:p>
  </w:comment>
  <w:comment w:id="12" w:author="Wikowsky, Addie J" w:date="2019-04-16T10:15:00Z" w:initials="WAJ">
    <w:p w14:paraId="6F9CE921" w14:textId="6E7BF7A8" w:rsidR="00E4214C" w:rsidRDefault="00E4214C">
      <w:pPr>
        <w:pStyle w:val="CommentText"/>
      </w:pPr>
      <w:r>
        <w:rPr>
          <w:rStyle w:val="CommentReference"/>
        </w:rPr>
        <w:annotationRef/>
      </w:r>
      <w:r>
        <w:t xml:space="preserve">FD: what is the criteria </w:t>
      </w:r>
    </w:p>
  </w:comment>
  <w:comment w:id="13"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14"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34" w:author="Wikowsky, Addie J" w:date="2019-04-16T10:17:00Z" w:initials="WAJ">
    <w:p w14:paraId="629D07F9" w14:textId="55A5781F" w:rsidR="00E206E1" w:rsidRDefault="00E206E1">
      <w:pPr>
        <w:pStyle w:val="CommentText"/>
      </w:pPr>
      <w:r>
        <w:rPr>
          <w:rStyle w:val="CommentReference"/>
        </w:rPr>
        <w:annotationRef/>
      </w:r>
      <w:r>
        <w:t>FD: 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6680AE04" w15:done="0"/>
  <w15:commentEx w15:paraId="2248EDAE" w15:done="0"/>
  <w15:commentEx w15:paraId="3B951F87" w15:done="0"/>
  <w15:commentEx w15:paraId="2499E5C8" w15:done="0"/>
  <w15:commentEx w15:paraId="718B222A" w15:done="0"/>
  <w15:commentEx w15:paraId="386A52B8" w15:done="0"/>
  <w15:commentEx w15:paraId="54CB0E87" w15:done="0"/>
  <w15:commentEx w15:paraId="70A9E04C" w15:done="0"/>
  <w15:commentEx w15:paraId="2C42207F" w15:done="0"/>
  <w15:commentEx w15:paraId="4673D7CE" w15:done="0"/>
  <w15:commentEx w15:paraId="38318744" w15:done="0"/>
  <w15:commentEx w15:paraId="6F9CE921" w15:done="0"/>
  <w15:commentEx w15:paraId="24D8D20F" w15:done="0"/>
  <w15:commentEx w15:paraId="0A8A5271" w15:done="0"/>
  <w15:commentEx w15:paraId="629D07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6680AE04" w16cid:durableId="20602724"/>
  <w16cid:commentId w16cid:paraId="2248EDAE" w16cid:durableId="20602743"/>
  <w16cid:commentId w16cid:paraId="3B951F87" w16cid:durableId="20602776"/>
  <w16cid:commentId w16cid:paraId="2499E5C8" w16cid:durableId="2060277B"/>
  <w16cid:commentId w16cid:paraId="718B222A" w16cid:durableId="206027F7"/>
  <w16cid:commentId w16cid:paraId="386A52B8" w16cid:durableId="20602897"/>
  <w16cid:commentId w16cid:paraId="54CB0E87" w16cid:durableId="2060294B"/>
  <w16cid:commentId w16cid:paraId="70A9E04C" w16cid:durableId="2060296C"/>
  <w16cid:commentId w16cid:paraId="2C42207F" w16cid:durableId="2060298C"/>
  <w16cid:commentId w16cid:paraId="4673D7CE" w16cid:durableId="206029A4"/>
  <w16cid:commentId w16cid:paraId="38318744" w16cid:durableId="206029B5"/>
  <w16cid:commentId w16cid:paraId="6F9CE921" w16cid:durableId="206029DE"/>
  <w16cid:commentId w16cid:paraId="24D8D20F" w16cid:durableId="206029F5"/>
  <w16cid:commentId w16cid:paraId="0A8A5271" w16cid:durableId="20602A2A"/>
  <w16cid:commentId w16cid:paraId="629D07F9" w16cid:durableId="20602A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B19"/>
    <w:rsid w:val="00172E50"/>
    <w:rsid w:val="00193DB4"/>
    <w:rsid w:val="0019502F"/>
    <w:rsid w:val="001B12ED"/>
    <w:rsid w:val="001B38C6"/>
    <w:rsid w:val="001B43AC"/>
    <w:rsid w:val="001D27BE"/>
    <w:rsid w:val="001F3CCF"/>
    <w:rsid w:val="001F5053"/>
    <w:rsid w:val="001F52B8"/>
    <w:rsid w:val="002043CF"/>
    <w:rsid w:val="00215F53"/>
    <w:rsid w:val="0022257B"/>
    <w:rsid w:val="00223CCD"/>
    <w:rsid w:val="00223DAE"/>
    <w:rsid w:val="002244DF"/>
    <w:rsid w:val="00224A74"/>
    <w:rsid w:val="00254BDA"/>
    <w:rsid w:val="002617F4"/>
    <w:rsid w:val="00274E2C"/>
    <w:rsid w:val="002845A7"/>
    <w:rsid w:val="00290D6B"/>
    <w:rsid w:val="002928B5"/>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55FDD"/>
    <w:rsid w:val="003618BC"/>
    <w:rsid w:val="00361FD4"/>
    <w:rsid w:val="00370984"/>
    <w:rsid w:val="003873BD"/>
    <w:rsid w:val="00395731"/>
    <w:rsid w:val="00396FFB"/>
    <w:rsid w:val="003A286F"/>
    <w:rsid w:val="003A4769"/>
    <w:rsid w:val="003A6290"/>
    <w:rsid w:val="003A6405"/>
    <w:rsid w:val="003A6E24"/>
    <w:rsid w:val="003B1EBF"/>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5A2E"/>
    <w:rsid w:val="008E4258"/>
    <w:rsid w:val="008F7CA0"/>
    <w:rsid w:val="00900BB2"/>
    <w:rsid w:val="009072E9"/>
    <w:rsid w:val="0090786F"/>
    <w:rsid w:val="0091302D"/>
    <w:rsid w:val="00914872"/>
    <w:rsid w:val="00914D30"/>
    <w:rsid w:val="00925C1E"/>
    <w:rsid w:val="009336E8"/>
    <w:rsid w:val="00934E0D"/>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4A76"/>
    <w:rsid w:val="00C26375"/>
    <w:rsid w:val="00C27873"/>
    <w:rsid w:val="00C35CCC"/>
    <w:rsid w:val="00C36548"/>
    <w:rsid w:val="00C44B00"/>
    <w:rsid w:val="00C55411"/>
    <w:rsid w:val="00C564EC"/>
    <w:rsid w:val="00C61840"/>
    <w:rsid w:val="00C61DD2"/>
    <w:rsid w:val="00C631B0"/>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71EE"/>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20</Pages>
  <Words>4544</Words>
  <Characters>25906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Buchanan, Erin M</cp:lastModifiedBy>
  <cp:revision>203</cp:revision>
  <dcterms:created xsi:type="dcterms:W3CDTF">2018-10-24T08:06:00Z</dcterms:created>
  <dcterms:modified xsi:type="dcterms:W3CDTF">2019-05-23T19:02:00Z</dcterms:modified>
</cp:coreProperties>
</file>