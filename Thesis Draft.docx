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6AA38" w14:textId="77777777" w:rsidR="00331E9F" w:rsidRPr="00132173" w:rsidRDefault="00331E9F" w:rsidP="00331E9F">
      <w:pPr>
        <w:spacing w:line="480" w:lineRule="auto"/>
      </w:pPr>
      <w:r w:rsidRPr="00132173">
        <w:rPr>
          <w:b/>
        </w:rPr>
        <w:t>Working Memory</w:t>
      </w:r>
    </w:p>
    <w:p w14:paraId="2B85A352" w14:textId="389C84B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ese higher level mental processes include reasoning, problem-solving, and learning</w:t>
      </w:r>
      <w:r>
        <w:rPr>
          <w:color w:val="000000"/>
        </w:rPr>
        <w:t>.</w:t>
      </w:r>
    </w:p>
    <w:p w14:paraId="60F55615" w14:textId="6434F933" w:rsidR="006E3389" w:rsidRDefault="00331E9F" w:rsidP="006E3389">
      <w:pPr>
        <w:spacing w:line="480" w:lineRule="auto"/>
      </w:pPr>
      <w:r w:rsidRPr="00132173">
        <w:t>Baddeley and Hitch (1994) first proposed a working memory model</w:t>
      </w:r>
      <w:r>
        <w:t xml:space="preserve"> in 1974</w:t>
      </w:r>
      <w:r w:rsidRPr="00132173">
        <w:t xml:space="preserve">. Their model included the </w:t>
      </w:r>
      <w:r w:rsidR="00C24A76">
        <w:t>concept</w:t>
      </w:r>
      <w:r w:rsidR="00C24A76" w:rsidRPr="00132173">
        <w:t xml:space="preserve"> </w:t>
      </w:r>
      <w:r w:rsidRPr="00132173">
        <w:t>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w:t>
      </w:r>
      <w:r w:rsidR="00C24A76">
        <w:t xml:space="preserve">a person </w:t>
      </w:r>
      <w:r w:rsidR="00D12C0D">
        <w:t>receive</w:t>
      </w:r>
      <w:r w:rsidR="00C24A76">
        <w:t>s</w:t>
      </w:r>
      <w:r w:rsidR="00D12C0D">
        <w:t xml:space="preserve"> an incoming image or stimuli and </w:t>
      </w:r>
      <w:r w:rsidR="00C24A76">
        <w:t xml:space="preserve">their </w:t>
      </w:r>
      <w:r w:rsidR="009F4725">
        <w:t xml:space="preserve">brain is recognizing it so </w:t>
      </w:r>
      <w:r w:rsidR="00C24A76">
        <w:t xml:space="preserve">they </w:t>
      </w:r>
      <w:r w:rsidR="009F4725">
        <w:t xml:space="preserve">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5BE352FC" w:rsidR="00331E9F" w:rsidRPr="00EA041A" w:rsidRDefault="006E3389" w:rsidP="00C96FDA">
      <w:pPr>
        <w:spacing w:line="480" w:lineRule="auto"/>
        <w:rPr>
          <w:color w:val="000000"/>
        </w:rPr>
      </w:pPr>
      <w:r>
        <w:tab/>
        <w:t>There are copious amounts of brain mechanisms that work into how much you can hold in your working</w:t>
      </w:r>
      <w:r w:rsidR="00543625">
        <w:t xml:space="preserve"> memory</w:t>
      </w:r>
      <w:r>
        <w:t>. One factor is intelligence, specifically fluid intelligence (</w:t>
      </w:r>
      <w:r w:rsidR="00703521">
        <w:rPr>
          <w:i/>
        </w:rPr>
        <w:t>gF</w:t>
      </w:r>
      <w:r>
        <w:t xml:space="preserve">). Horn (1968) describes intelligence as behavior that can be observed and measured. Horn is describing </w:t>
      </w:r>
      <w:r>
        <w:lastRenderedPageBreak/>
        <w:t xml:space="preserve">that, for researchers in the behavioral sciences, intelligence needs to be measured in some aspect for it to be considered observable. </w:t>
      </w:r>
      <w:r w:rsidRPr="00A56001">
        <w:t>Jaeggi</w:t>
      </w:r>
      <w:r>
        <w:t xml:space="preserve"> et al.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ins w:id="0" w:author="Wikowsky, Addie J" w:date="2019-06-14T21:11:00Z">
        <w:r w:rsidR="00884F2D" w:rsidDel="00884F2D">
          <w:t xml:space="preserve"> </w:t>
        </w:r>
      </w:ins>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6C67C5D6" w:rsidR="00121DDC" w:rsidRDefault="00121DDC" w:rsidP="00C96FDA">
      <w:pPr>
        <w:spacing w:line="480" w:lineRule="auto"/>
        <w:ind w:firstLine="720"/>
      </w:pPr>
      <w:r>
        <w:t xml:space="preserve">Working memory has been tested in the field of psychology since Miller introduced the “magic number” in 1956. </w:t>
      </w:r>
      <w:r w:rsidR="00685DA0">
        <w:t xml:space="preserve">The magic number is the concept of how many single items we can hold in our memory, Miller (1965) suggested that we can hold seven items, plus or minus two (5 or 9). This is why phone numbers can be easier to remember, since they fall in that threshold. </w:t>
      </w:r>
      <w:r w:rsidR="000E44E0">
        <w:t xml:space="preserve">Working memory </w:t>
      </w:r>
      <w:r w:rsidR="00F94583">
        <w:t>has</w:t>
      </w:r>
      <w:r w:rsidR="000E44E0">
        <w:t xml:space="preserve"> recently been measured </w:t>
      </w:r>
      <w:r w:rsidR="00D32556">
        <w:t>with</w:t>
      </w:r>
      <w:r w:rsidR="000E44E0">
        <w:t xml:space="preserve"> two types of tasks outlined by </w:t>
      </w:r>
      <w:r>
        <w:t>Yuan et al. (2006)</w:t>
      </w:r>
      <w:r w:rsidR="000E44E0">
        <w:t>,</w:t>
      </w:r>
      <w:r>
        <w:t xml:space="preserve"> </w:t>
      </w:r>
      <w:r w:rsidR="000E44E0">
        <w:t xml:space="preserve">the </w:t>
      </w:r>
      <w:r>
        <w:t>two types of measurement</w:t>
      </w:r>
      <w:r w:rsidR="000E44E0">
        <w:t xml:space="preserve"> are</w:t>
      </w:r>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xml:space="preserve">, &amp; Cowan, 2018). Dual-trials tasks are when both processing and storage are both being encoded at the same time. Conway et al. (2005) identified </w:t>
      </w:r>
      <w:r w:rsidR="00D32556">
        <w:t xml:space="preserve">that </w:t>
      </w:r>
      <w:r w:rsidR="000E44E0">
        <w:t xml:space="preserve">the majority </w:t>
      </w:r>
      <w:r>
        <w:t>working memory measurements are considered dual-task because of their complexity. More modern</w:t>
      </w:r>
      <w:r w:rsidR="00C12286">
        <w:t xml:space="preserve"> working memory measurements</w:t>
      </w:r>
      <w:r>
        <w:t xml:space="preserve"> are considered complex span tasks</w:t>
      </w:r>
      <w:r w:rsidR="00F77078">
        <w:t>, rather than dual-task</w:t>
      </w:r>
      <w:r>
        <w:t xml:space="preserve"> (</w:t>
      </w:r>
      <w:proofErr w:type="spellStart"/>
      <w:r>
        <w:t>Schmiedek</w:t>
      </w:r>
      <w:proofErr w:type="spellEnd"/>
      <w:r>
        <w:t xml:space="preserve">, Hildebrandt, </w:t>
      </w:r>
      <w:proofErr w:type="spellStart"/>
      <w:r>
        <w:t>Lovden</w:t>
      </w:r>
      <w:proofErr w:type="spellEnd"/>
      <w:r>
        <w:t xml:space="preserve">, </w:t>
      </w:r>
      <w:r>
        <w:lastRenderedPageBreak/>
        <w:t xml:space="preserve">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68E7256B" w14:textId="5BB29138" w:rsidR="00030AA3" w:rsidRDefault="00121DDC" w:rsidP="00EA041A">
      <w:pPr>
        <w:spacing w:line="480" w:lineRule="auto"/>
        <w:ind w:firstLine="720"/>
      </w:pPr>
      <w:r>
        <w:t>One of the most used</w:t>
      </w:r>
      <w:r w:rsidR="000E44E0">
        <w:t xml:space="preserve"> complex span tasks </w:t>
      </w:r>
      <w:r>
        <w:t xml:space="preserve">to measure </w:t>
      </w:r>
      <w:r w:rsidR="00F77078">
        <w:t xml:space="preserve">working memory </w:t>
      </w:r>
      <w:r>
        <w:t>is the Operation Span (OSPAN) created by Turner and Engle (</w:t>
      </w:r>
      <w:r>
        <w:rPr>
          <w:color w:val="000000" w:themeColor="text1"/>
        </w:rPr>
        <w:t>1989</w:t>
      </w:r>
      <w:r>
        <w:t>). In the OSPAN</w:t>
      </w:r>
      <w:r w:rsidR="00464A76">
        <w:t>,</w:t>
      </w:r>
      <w:r>
        <w:t xml:space="preserve">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w:t>
      </w:r>
      <w:r w:rsidR="00030AA3">
        <w:t xml:space="preserve">For example, a participant might answer “is 2X3 + 4 = 5?” with FALSE, then be shown a letter </w:t>
      </w:r>
      <w:r w:rsidR="001F3BF1">
        <w:t xml:space="preserve">or word after they say FALSE. In the original OSPAN task, a researcher sat with the participant and </w:t>
      </w:r>
      <w:r w:rsidR="005A3CD6">
        <w:t xml:space="preserve">controlled the speed of the study (i.e., hit the spacebar to move between trials) and recorded the answers for each participant. </w:t>
      </w:r>
    </w:p>
    <w:p w14:paraId="0D0DB050" w14:textId="1FB02C1F" w:rsidR="00121DDC" w:rsidRPr="003473E7" w:rsidRDefault="00121DDC" w:rsidP="00EA041A">
      <w:pPr>
        <w:spacing w:line="480" w:lineRule="auto"/>
        <w:ind w:firstLine="720"/>
        <w:rPr>
          <w:color w:val="000000" w:themeColor="text1"/>
        </w:rPr>
      </w:pPr>
      <w:r>
        <w:t xml:space="preserve">The original OSPAN and the automated OSPAN (Unsworth, </w:t>
      </w:r>
      <w:proofErr w:type="spellStart"/>
      <w:r>
        <w:t>Heitz</w:t>
      </w:r>
      <w:proofErr w:type="spellEnd"/>
      <w:r>
        <w:t xml:space="preserve">, Schrock, &amp; Engle, 2005) </w:t>
      </w:r>
      <w:r w:rsidR="00464A76">
        <w:t>are still</w:t>
      </w:r>
      <w:r>
        <w:t xml:space="preserve"> the same task, but the automated OSPAN </w:t>
      </w:r>
      <w:r w:rsidR="008037C0">
        <w:t>is available completely online</w:t>
      </w:r>
      <w:r w:rsidR="00B9136F">
        <w:t>, without required researcher interaction to move the study forward</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w:t>
      </w:r>
      <w:r w:rsidR="00884F2D">
        <w:t xml:space="preserve">. </w:t>
      </w:r>
      <w:r w:rsidR="00925C1E">
        <w:t>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lastRenderedPageBreak/>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w:t>
      </w:r>
      <w:r w:rsidR="00A80840">
        <w:rPr>
          <w:color w:val="000000" w:themeColor="text1"/>
        </w:rPr>
        <w:lastRenderedPageBreak/>
        <w:t xml:space="preserve">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21EE05E9" w:rsidR="005F4393" w:rsidRDefault="00B2409E" w:rsidP="00C96FDA">
      <w:pPr>
        <w:spacing w:line="480" w:lineRule="auto"/>
        <w:ind w:firstLine="720"/>
        <w:rPr>
          <w:color w:val="000000" w:themeColor="text1"/>
        </w:rPr>
      </w:pPr>
      <w:r>
        <w:rPr>
          <w:color w:val="000000" w:themeColor="text1"/>
        </w:rPr>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r w:rsidR="00743ADE" w:rsidRPr="00E97A75">
        <w:rPr>
          <w:i/>
          <w:color w:val="000000" w:themeColor="text1"/>
        </w:rPr>
        <w:t>gF</w:t>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13BC4A5"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w:t>
      </w:r>
      <w:r w:rsidR="00685DA0">
        <w:rPr>
          <w:color w:val="000000" w:themeColor="text1"/>
        </w:rPr>
        <w:t>correlated</w:t>
      </w:r>
      <w:r>
        <w:rPr>
          <w:color w:val="000000" w:themeColor="text1"/>
        </w:rPr>
        <w:t xml:space="preserve">, </w:t>
      </w:r>
      <w:r w:rsidR="00087D2A">
        <w:rPr>
          <w:color w:val="000000" w:themeColor="text1"/>
        </w:rPr>
        <w:t xml:space="preserve">and that </w:t>
      </w:r>
      <w:r>
        <w:rPr>
          <w:color w:val="000000" w:themeColor="text1"/>
        </w:rPr>
        <w:t xml:space="preserve">WM and STM were strongly </w:t>
      </w:r>
      <w:r w:rsidR="00685DA0">
        <w:rPr>
          <w:color w:val="000000" w:themeColor="text1"/>
        </w:rPr>
        <w:t>correlated</w:t>
      </w:r>
      <w:r>
        <w:rPr>
          <w:color w:val="000000" w:themeColor="text1"/>
        </w:rPr>
        <w:t xml:space="preserve">, but </w:t>
      </w:r>
      <w:r w:rsidRPr="00E97A75">
        <w:rPr>
          <w:i/>
          <w:color w:val="000000" w:themeColor="text1"/>
        </w:rPr>
        <w:t>gF</w:t>
      </w:r>
      <w:r>
        <w:rPr>
          <w:color w:val="000000" w:themeColor="text1"/>
        </w:rPr>
        <w:t xml:space="preserve"> was not linked to STM. The </w:t>
      </w:r>
      <w:r>
        <w:rPr>
          <w:color w:val="000000" w:themeColor="text1"/>
        </w:rPr>
        <w:lastRenderedPageBreak/>
        <w:t xml:space="preserve">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3C357D40"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From highest to lowest</w:t>
      </w:r>
      <w:r w:rsidR="00685DA0">
        <w:t xml:space="preserve"> skillset</w:t>
      </w:r>
      <w:r>
        <w:t xml:space="preserve">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w:t>
      </w:r>
      <w:r w:rsidR="00685DA0">
        <w:t>.</w:t>
      </w:r>
      <w:r>
        <w:t xml:space="preserve">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 xml:space="preserve">were recreated two ways. The first position </w:t>
      </w:r>
      <w:r w:rsidR="00685DA0">
        <w:t xml:space="preserve">presented to the participants, were </w:t>
      </w:r>
      <w:r w:rsidR="00F00D03">
        <w:t xml:space="preserve">played games that were </w:t>
      </w:r>
      <w:r w:rsidR="00685DA0">
        <w:t xml:space="preserve">arranged </w:t>
      </w:r>
      <w:r w:rsidR="00F00D03">
        <w:t>in the middle of a match and the second was from randomly placing the pieces on the board</w:t>
      </w:r>
      <w:r>
        <w:t xml:space="preserve">. 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w:t>
      </w:r>
      <w:r>
        <w:lastRenderedPageBreak/>
        <w:t xml:space="preserve">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w:t>
      </w:r>
      <w:r>
        <w:lastRenderedPageBreak/>
        <w:t>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t xml:space="preserve">With </w:t>
      </w:r>
      <w:r w:rsidR="00C00078">
        <w:t xml:space="preserve">these three constructs combined, </w:t>
      </w:r>
      <w:r w:rsidR="004D0D20">
        <w:t xml:space="preserve">WM, </w:t>
      </w:r>
      <w:r w:rsidR="004D0D20" w:rsidRPr="004D0D20">
        <w:rPr>
          <w:i/>
        </w:rPr>
        <w:t>gF</w:t>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w:t>
      </w:r>
      <w:r w:rsidR="004D0D20">
        <w:lastRenderedPageBreak/>
        <w:t xml:space="preserve">participants in chess. There was an </w:t>
      </w:r>
      <w:r w:rsidR="006E3389">
        <w:t xml:space="preserve">exception </w:t>
      </w:r>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459E54B0" w14:textId="7EE64255" w:rsidR="00685DA0" w:rsidRPr="00BE3435" w:rsidRDefault="008061ED" w:rsidP="00DA589B">
      <w:pPr>
        <w:spacing w:line="480" w:lineRule="auto"/>
      </w:pPr>
      <w:r>
        <w:tab/>
      </w:r>
      <w:r w:rsidR="00685DA0">
        <w:t xml:space="preserve">Taking in these ideas and theories, the experiment outlined in this paper will look at how WM, </w:t>
      </w:r>
      <w:r w:rsidR="00685DA0">
        <w:rPr>
          <w:i/>
          <w:iCs/>
        </w:rPr>
        <w:t>gF</w:t>
      </w:r>
      <w:r w:rsidR="00685DA0">
        <w:t>, and expertise work together</w:t>
      </w:r>
      <w:r w:rsidR="00BE3435">
        <w:t xml:space="preserve"> as a unit. There have been multiple studies on WM and expertise, but few on </w:t>
      </w:r>
      <w:r w:rsidR="00BE3435">
        <w:rPr>
          <w:i/>
          <w:iCs/>
        </w:rPr>
        <w:t>gF</w:t>
      </w:r>
      <w:r w:rsidR="00BE3435">
        <w:t xml:space="preserve"> and expertise. Our hope is that this paper can provide insight to that idea. Our hypothesis is that t</w:t>
      </w:r>
      <w:r w:rsidR="00BE3435" w:rsidRPr="000902D5">
        <w:t xml:space="preserve">hose who have a higher expertise </w:t>
      </w:r>
      <w:r w:rsidR="00BE3435">
        <w:t xml:space="preserve">in foreign language or in typing, </w:t>
      </w:r>
      <w:r w:rsidR="00BE3435" w:rsidRPr="000902D5">
        <w:t xml:space="preserve">will </w:t>
      </w:r>
      <w:r w:rsidR="00203357">
        <w:t>correlate with</w:t>
      </w:r>
      <w:r w:rsidR="00203357" w:rsidRPr="000902D5">
        <w:t xml:space="preserve"> </w:t>
      </w:r>
      <w:r w:rsidR="00BE3435" w:rsidRPr="000902D5">
        <w:t xml:space="preserve">higher working memory </w:t>
      </w:r>
      <w:r w:rsidR="00BE3435">
        <w:t>A</w:t>
      </w:r>
      <w:r w:rsidR="00BE3435" w:rsidRPr="000902D5">
        <w:t xml:space="preserve">OSPAN scores and higher fluid intelligence </w:t>
      </w:r>
      <w:r w:rsidR="00BE3435">
        <w:t>APM scores</w:t>
      </w:r>
      <w:r w:rsidR="00BE3435" w:rsidRPr="000902D5">
        <w:t>.</w:t>
      </w:r>
      <w:r w:rsidRPr="008061ED">
        <w:t xml:space="preserve"> </w:t>
      </w:r>
      <w:r w:rsidR="00203357">
        <w:t xml:space="preserve">The multiple ways these components interact is important because it shapes our overall learning experience and everyday critical thinking. </w:t>
      </w:r>
      <w:r>
        <w:t xml:space="preserve">Expertise works alongside WM and </w:t>
      </w:r>
      <w:r>
        <w:rPr>
          <w:i/>
        </w:rPr>
        <w:t>gF</w:t>
      </w:r>
      <w:r>
        <w:t xml:space="preserve"> because it is needed to be able to recall and think about new problems at hand that the expert is evaluating. Without all three components it would be difficult for people to finish work efficiently</w:t>
      </w:r>
      <w:r w:rsidR="00203357">
        <w:t>, and b</w:t>
      </w:r>
      <w:r>
        <w:t xml:space="preserve">y looking at these three components together, the field of psychology may be able to achieve a better understanding of how WM, </w:t>
      </w:r>
      <w:r>
        <w:rPr>
          <w:i/>
        </w:rPr>
        <w:t>gF</w:t>
      </w:r>
      <w:r>
        <w:t xml:space="preserve">, and expertise interact.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0C795C45" w:rsidR="00E97A75" w:rsidRDefault="00E97A75" w:rsidP="00E97A75">
      <w:pPr>
        <w:spacing w:line="480" w:lineRule="auto"/>
        <w:rPr>
          <w:ins w:id="1" w:author="Wikowsky, Addie J" w:date="2019-06-06T12:26:00Z"/>
          <w:bCs/>
          <w:iCs/>
        </w:rPr>
      </w:pPr>
      <w:r w:rsidRPr="001B43AC">
        <w:tab/>
      </w:r>
      <w:r>
        <w:t>Participants were recruited from the Introductory Psychology course</w:t>
      </w:r>
      <w:r w:rsidR="00203357">
        <w:t>s</w:t>
      </w:r>
      <w:r>
        <w:t xml:space="preserve"> </w:t>
      </w:r>
      <w:r w:rsidR="00A130A1">
        <w:t xml:space="preserve">and an upper level Psychology course </w:t>
      </w:r>
      <w:r w:rsidR="00203357">
        <w:t>at Missouri State University</w:t>
      </w:r>
      <w:r>
        <w:t xml:space="preserve">. </w:t>
      </w:r>
      <w:r w:rsidR="001B43AC">
        <w:t xml:space="preserve">There were two </w:t>
      </w:r>
      <w:r w:rsidR="00203357">
        <w:t xml:space="preserve">studies </w:t>
      </w:r>
      <w:r w:rsidR="001B43AC">
        <w:t xml:space="preserve">for </w:t>
      </w:r>
      <w:r w:rsidR="00203357">
        <w:t xml:space="preserve">the participants </w:t>
      </w:r>
      <w:r w:rsidR="001B43AC">
        <w:t xml:space="preserve">to choose from, </w:t>
      </w:r>
      <w:r w:rsidR="00203357">
        <w:t xml:space="preserve">an </w:t>
      </w:r>
      <w:r w:rsidR="00E4214C">
        <w:t>Expertise Study and</w:t>
      </w:r>
      <w:r w:rsidR="00203357">
        <w:t xml:space="preserve"> an</w:t>
      </w:r>
      <w:r w:rsidR="00E4214C">
        <w:t xml:space="preserve"> Expertise Study with a Foreign Language requirement</w:t>
      </w:r>
      <w:r w:rsidR="001B43AC">
        <w:t xml:space="preserve">. </w:t>
      </w:r>
      <w:r w:rsidR="00884F2D">
        <w:t xml:space="preserve">If the participant was either in the introductory course or the upper level course, they could participate in either section. However, if the participant had taken two years of French, German, or Spanish, they were </w:t>
      </w:r>
      <w:proofErr w:type="spellStart"/>
      <w:r w:rsidR="00884F2D">
        <w:t>elligible</w:t>
      </w:r>
      <w:proofErr w:type="spellEnd"/>
      <w:r w:rsidR="00884F2D">
        <w:t xml:space="preserve"> </w:t>
      </w:r>
      <w:r w:rsidR="00884F2D">
        <w:t>participate</w:t>
      </w:r>
      <w:r w:rsidR="00884F2D">
        <w:t xml:space="preserve"> </w:t>
      </w:r>
      <w:r w:rsidR="00884F2D">
        <w:t>in</w:t>
      </w:r>
      <w:r w:rsidR="001B43AC">
        <w:t xml:space="preserve"> the </w:t>
      </w:r>
      <w:r w:rsidR="00E4214C">
        <w:t>Expertise Study with a Foreign Language requirement</w:t>
      </w:r>
      <w:r w:rsidR="001B43AC">
        <w:t xml:space="preserve">. </w:t>
      </w:r>
      <w:r w:rsidR="00A130A1">
        <w:t xml:space="preserve">All participants either </w:t>
      </w:r>
      <w:r>
        <w:t xml:space="preserve">received course credit </w:t>
      </w:r>
      <w:r w:rsidR="00A130A1">
        <w:t xml:space="preserve">or extra credit </w:t>
      </w:r>
      <w:r>
        <w:t xml:space="preserve">for their participation in this study. </w:t>
      </w:r>
      <w:r w:rsidR="00A130A1">
        <w:rPr>
          <w:bCs/>
          <w:iCs/>
        </w:rPr>
        <w:t xml:space="preserve">There </w:t>
      </w:r>
      <w:proofErr w:type="gramStart"/>
      <w:r w:rsidR="00A130A1">
        <w:rPr>
          <w:bCs/>
          <w:iCs/>
        </w:rPr>
        <w:t>were</w:t>
      </w:r>
      <w:proofErr w:type="gramEnd"/>
      <w:r w:rsidR="00A130A1">
        <w:rPr>
          <w:bCs/>
          <w:iCs/>
        </w:rPr>
        <w:t xml:space="preserve"> a total of 48 participants (</w:t>
      </w:r>
      <w:r w:rsidR="00A130A1">
        <w:rPr>
          <w:bCs/>
          <w:i/>
        </w:rPr>
        <w:t>N</w:t>
      </w:r>
      <w:r w:rsidR="00A130A1">
        <w:rPr>
          <w:bCs/>
          <w:iCs/>
        </w:rPr>
        <w:t xml:space="preserve"> = 48)</w:t>
      </w:r>
      <w:r w:rsidR="00203357">
        <w:rPr>
          <w:bCs/>
          <w:iCs/>
        </w:rPr>
        <w:t xml:space="preserve"> in both studies</w:t>
      </w:r>
      <w:r w:rsidR="00A130A1">
        <w:rPr>
          <w:bCs/>
          <w:iCs/>
        </w:rPr>
        <w:t xml:space="preserve">. </w:t>
      </w:r>
      <w:r w:rsidR="00203357">
        <w:rPr>
          <w:bCs/>
          <w:iCs/>
        </w:rPr>
        <w:t>There</w:t>
      </w:r>
      <w:r w:rsidR="00A130A1">
        <w:rPr>
          <w:bCs/>
          <w:iCs/>
        </w:rPr>
        <w:t xml:space="preserve"> were only six </w:t>
      </w:r>
      <w:r w:rsidR="00A130A1">
        <w:rPr>
          <w:bCs/>
          <w:iCs/>
        </w:rPr>
        <w:lastRenderedPageBreak/>
        <w:t>participants (</w:t>
      </w:r>
      <w:r w:rsidR="00A130A1">
        <w:rPr>
          <w:bCs/>
          <w:i/>
        </w:rPr>
        <w:t>N</w:t>
      </w:r>
      <w:r w:rsidR="00A130A1">
        <w:rPr>
          <w:bCs/>
          <w:iCs/>
        </w:rPr>
        <w:t xml:space="preserve"> = 6) in the foreign language section.</w:t>
      </w:r>
      <w:r w:rsidR="00F541C0">
        <w:rPr>
          <w:bCs/>
          <w:iCs/>
        </w:rPr>
        <w:t xml:space="preserve"> Of those six participants, four had taken two years or more of Spanish, one had taken two years or more of German, and one had taken two years or more of French. </w:t>
      </w:r>
    </w:p>
    <w:p w14:paraId="6D825A16" w14:textId="11620C67" w:rsidR="001B43AC" w:rsidRDefault="000155D5" w:rsidP="001B43AC">
      <w:pPr>
        <w:spacing w:line="480" w:lineRule="auto"/>
      </w:pPr>
      <w:r>
        <w:rPr>
          <w:b/>
        </w:rPr>
        <w:t>Materials</w:t>
      </w:r>
      <w:r w:rsidR="00AC1489">
        <w:rPr>
          <w:b/>
        </w:rPr>
        <w:t xml:space="preserve"> </w:t>
      </w:r>
    </w:p>
    <w:p w14:paraId="71D3D547" w14:textId="451FCA33" w:rsidR="00090527" w:rsidRDefault="001B43AC" w:rsidP="002C16DB">
      <w:pPr>
        <w:spacing w:line="480" w:lineRule="auto"/>
      </w:pPr>
      <w:r>
        <w:rPr>
          <w:i/>
        </w:rPr>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w:t>
      </w:r>
      <w:r w:rsidR="00893B2D">
        <w:t>A</w:t>
      </w:r>
      <w:r w:rsidR="00F4093B">
        <w:t>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85% will </w:t>
      </w:r>
      <w:r w:rsidR="00893B2D">
        <w:t xml:space="preserve">not be </w:t>
      </w:r>
      <w:r w:rsidR="003046FD">
        <w:t xml:space="preserve">used in the study. </w:t>
      </w:r>
    </w:p>
    <w:p w14:paraId="2146F690" w14:textId="4258872B" w:rsidR="00090527" w:rsidRPr="00A70983" w:rsidRDefault="00A70983" w:rsidP="002C16DB">
      <w:pPr>
        <w:spacing w:line="480" w:lineRule="auto"/>
      </w:pPr>
      <w:r>
        <w:rPr>
          <w:i/>
        </w:rPr>
        <w:t>Figure</w:t>
      </w:r>
      <w:r>
        <w:t xml:space="preserve"> </w:t>
      </w:r>
      <w:r w:rsidR="0014106F" w:rsidRPr="0014106F">
        <w:rPr>
          <w:i/>
          <w:iCs/>
        </w:rPr>
        <w:t>1</w:t>
      </w:r>
      <w:r>
        <w:t>.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7000" cy="3251200"/>
                    </a:xfrm>
                    <a:prstGeom prst="rect">
                      <a:avLst/>
                    </a:prstGeom>
                  </pic:spPr>
                </pic:pic>
              </a:graphicData>
            </a:graphic>
          </wp:inline>
        </w:drawing>
      </w:r>
      <w:r>
        <w:br/>
      </w:r>
    </w:p>
    <w:p w14:paraId="7DE33F09" w14:textId="1C39F896" w:rsidR="00563CB5" w:rsidRPr="000902D5" w:rsidRDefault="000902D5" w:rsidP="00361FD4">
      <w:pPr>
        <w:spacing w:line="480" w:lineRule="auto"/>
      </w:pPr>
      <w:r>
        <w:rPr>
          <w:i/>
        </w:rPr>
        <w:t xml:space="preserve">Figure </w:t>
      </w:r>
      <w:r w:rsidR="0014106F">
        <w:rPr>
          <w:i/>
        </w:rPr>
        <w:t>2</w:t>
      </w:r>
      <w:r>
        <w:rPr>
          <w:i/>
        </w:rPr>
        <w:t>.</w:t>
      </w:r>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4200" cy="2933700"/>
                    </a:xfrm>
                    <a:prstGeom prst="rect">
                      <a:avLst/>
                    </a:prstGeom>
                  </pic:spPr>
                </pic:pic>
              </a:graphicData>
            </a:graphic>
          </wp:inline>
        </w:drawing>
      </w:r>
    </w:p>
    <w:p w14:paraId="42386216" w14:textId="65D5884E"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884F2D">
        <w:t>3</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702564D" w:rsidR="00F120B3" w:rsidRPr="00F120B3" w:rsidRDefault="00F120B3" w:rsidP="001B43AC">
      <w:pPr>
        <w:spacing w:line="480" w:lineRule="auto"/>
      </w:pPr>
      <w:r>
        <w:rPr>
          <w:i/>
        </w:rPr>
        <w:t xml:space="preserve">Figure </w:t>
      </w:r>
      <w:r w:rsidR="0014106F">
        <w:rPr>
          <w:i/>
        </w:rPr>
        <w:t>3</w:t>
      </w:r>
      <w:r>
        <w:rPr>
          <w:i/>
        </w:rPr>
        <w:t>.</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02E4760"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experience. </w:t>
      </w:r>
      <w:r w:rsidR="00E511CD">
        <w:t xml:space="preserve">For this </w:t>
      </w:r>
      <w:r w:rsidR="007F7382">
        <w:t xml:space="preserve">task, </w:t>
      </w:r>
      <w:r w:rsidR="00E511CD">
        <w:t xml:space="preserve">we used </w:t>
      </w:r>
      <w:r w:rsidR="007F7382">
        <w:t xml:space="preserve">an </w:t>
      </w:r>
      <w:r w:rsidR="00E511CD">
        <w:t>online typing task (</w:t>
      </w:r>
      <w:hyperlink r:id="rId8"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 xml:space="preserve">participants had one minute to type as quickly and accurately as possible. Figure </w:t>
      </w:r>
      <w:r w:rsidR="00770C04">
        <w:t xml:space="preserve">4 </w:t>
      </w:r>
      <w:r w:rsidR="00F36860">
        <w:t xml:space="preserve">demonstrates the prompt participants had to type. The timer started as soon as the participant began typing. The website keeps track of any typing errors the participant may have committed. Figure </w:t>
      </w:r>
      <w:r w:rsidR="00770C04">
        <w:t xml:space="preserve">5 </w:t>
      </w:r>
      <w:r w:rsidR="00F36860">
        <w:t xml:space="preserve">shows an example of the participants raw typing speed, errors, and adjusted speed. Their typing speed is </w:t>
      </w:r>
      <w:r w:rsidR="00B95E9A">
        <w:t xml:space="preserve">based on words per minute. </w:t>
      </w:r>
    </w:p>
    <w:p w14:paraId="3E1E9BEE" w14:textId="2FB5B093" w:rsidR="00361FD4" w:rsidRDefault="00F36860" w:rsidP="00361FD4">
      <w:pPr>
        <w:spacing w:line="480" w:lineRule="auto"/>
      </w:pPr>
      <w:r>
        <w:rPr>
          <w:i/>
        </w:rPr>
        <w:t xml:space="preserve">Figure </w:t>
      </w:r>
      <w:r w:rsidR="0014106F">
        <w:rPr>
          <w:i/>
        </w:rPr>
        <w:t>4</w:t>
      </w:r>
      <w:r>
        <w:rPr>
          <w:i/>
        </w:rPr>
        <w:t xml:space="preserve">.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6843C0C1" w:rsidR="00361FD4" w:rsidRDefault="00F36860" w:rsidP="00361FD4">
      <w:pPr>
        <w:spacing w:line="480" w:lineRule="auto"/>
      </w:pPr>
      <w:r>
        <w:rPr>
          <w:i/>
        </w:rPr>
        <w:t xml:space="preserve">Figure </w:t>
      </w:r>
      <w:r w:rsidR="0014106F">
        <w:rPr>
          <w:i/>
        </w:rPr>
        <w:t>5</w:t>
      </w:r>
      <w:r>
        <w:rPr>
          <w:i/>
        </w:rPr>
        <w:t>.</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0">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This 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overall. </w:t>
      </w:r>
    </w:p>
    <w:p w14:paraId="670FB7AD" w14:textId="48C50697" w:rsidR="00254BDA" w:rsidRDefault="00254BDA" w:rsidP="001B43AC">
      <w:pPr>
        <w:spacing w:line="480" w:lineRule="auto"/>
      </w:pPr>
    </w:p>
    <w:p w14:paraId="499AB548" w14:textId="0A46A5A7" w:rsidR="00254BDA" w:rsidRDefault="00254BDA" w:rsidP="001B43AC">
      <w:pPr>
        <w:spacing w:line="480" w:lineRule="auto"/>
      </w:pPr>
      <w:r>
        <w:rPr>
          <w:i/>
        </w:rPr>
        <w:t>Figure</w:t>
      </w:r>
      <w:r w:rsidR="000902D5">
        <w:rPr>
          <w:i/>
        </w:rPr>
        <w:t xml:space="preserve"> </w:t>
      </w:r>
      <w:r w:rsidR="0014106F">
        <w:rPr>
          <w:i/>
        </w:rPr>
        <w:t>6</w:t>
      </w:r>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3370"/>
                    </a:xfrm>
                    <a:prstGeom prst="rect">
                      <a:avLst/>
                    </a:prstGeom>
                  </pic:spPr>
                </pic:pic>
              </a:graphicData>
            </a:graphic>
          </wp:inline>
        </w:drawing>
      </w:r>
    </w:p>
    <w:p w14:paraId="09CFBB96" w14:textId="010681AD" w:rsidR="00333649" w:rsidRDefault="00333649" w:rsidP="001B43AC">
      <w:pPr>
        <w:spacing w:line="480" w:lineRule="auto"/>
      </w:pPr>
      <w:r>
        <w:rPr>
          <w:i/>
        </w:rPr>
        <w:t xml:space="preserve">Figure </w:t>
      </w:r>
      <w:r w:rsidR="0014106F">
        <w:rPr>
          <w:i/>
        </w:rPr>
        <w:t>7</w:t>
      </w:r>
      <w:r w:rsidR="009072E9">
        <w:rPr>
          <w:i/>
        </w:rPr>
        <w:t>.</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44B9355A" w14:textId="6AB00FF3" w:rsidR="00954330" w:rsidRDefault="000B7E35" w:rsidP="00954330">
      <w:pPr>
        <w:spacing w:line="480" w:lineRule="auto"/>
        <w:rPr>
          <w:b/>
        </w:rPr>
      </w:pPr>
      <w:r>
        <w:rPr>
          <w:b/>
        </w:rPr>
        <w:t xml:space="preserve"> </w:t>
      </w:r>
      <w:commentRangeStart w:id="2"/>
      <w:r w:rsidR="00954330">
        <w:rPr>
          <w:b/>
        </w:rPr>
        <w:t>Procedure</w:t>
      </w:r>
      <w:commentRangeEnd w:id="2"/>
      <w:r w:rsidR="00954330">
        <w:rPr>
          <w:rStyle w:val="CommentReference"/>
        </w:rPr>
        <w:commentReference w:id="2"/>
      </w:r>
    </w:p>
    <w:p w14:paraId="1040A27A" w14:textId="2651DD0D" w:rsidR="00954330" w:rsidRDefault="00C942F2" w:rsidP="00954330">
      <w:pPr>
        <w:spacing w:line="480" w:lineRule="auto"/>
        <w:ind w:firstLine="720"/>
      </w:pPr>
      <w:r>
        <w:t>Sessions</w:t>
      </w:r>
      <w:r w:rsidR="00954330">
        <w:t xml:space="preserve"> were administered in groups of 1-</w:t>
      </w:r>
      <w:commentRangeStart w:id="3"/>
      <w:commentRangeStart w:id="4"/>
      <w:r w:rsidR="00954330">
        <w:t>24</w:t>
      </w:r>
      <w:commentRangeEnd w:id="3"/>
      <w:r w:rsidR="005843F4">
        <w:rPr>
          <w:rStyle w:val="CommentReference"/>
        </w:rPr>
        <w:commentReference w:id="3"/>
      </w:r>
      <w:commentRangeEnd w:id="4"/>
      <w:r w:rsidR="00B95E9A">
        <w:rPr>
          <w:rStyle w:val="CommentReference"/>
        </w:rPr>
        <w:commentReference w:id="4"/>
      </w:r>
      <w:r w:rsidR="00954330">
        <w:t xml:space="preserve">, dependent on how many participants had signed up for each time slot. </w:t>
      </w:r>
      <w:r>
        <w:t>All tasks were given to each participant during a session in the same order</w:t>
      </w:r>
      <w:r w:rsidR="005843F4">
        <w:t>; however, the order was counterbalanced between sessions using a Latin square</w:t>
      </w:r>
      <w:r>
        <w:t xml:space="preserve">. </w:t>
      </w:r>
      <w:r w:rsidR="00954330">
        <w:t xml:space="preserve">Each session lasted for roughly 60 minutes, unless the </w:t>
      </w:r>
      <w:r>
        <w:t>participant</w:t>
      </w:r>
      <w:r w:rsidR="00954330">
        <w:t xml:space="preserve"> had signed up for the foreign language section in which it took them approximately 90 minutes. The section with the foreign language placement exam started in this order: AOSPAN, APM, typing task</w:t>
      </w:r>
      <w:r w:rsidR="00B95E9A">
        <w:t>,</w:t>
      </w:r>
      <w:r w:rsidR="00B95E9A" w:rsidRPr="00B95E9A">
        <w:t xml:space="preserve"> </w:t>
      </w:r>
      <w:r w:rsidR="00B95E9A">
        <w:t>placement exam</w:t>
      </w:r>
      <w:r w:rsidR="00954330">
        <w:t>. The next section that came in for this task performed the tasks in this order:</w:t>
      </w:r>
      <w:r w:rsidR="00B95E9A">
        <w:t xml:space="preserve"> placement exam,</w:t>
      </w:r>
      <w:r w:rsidR="00954330">
        <w:t xml:space="preserve"> </w:t>
      </w:r>
      <w:commentRangeStart w:id="5"/>
      <w:commentRangeStart w:id="6"/>
      <w:r w:rsidR="00954330">
        <w:t>APM</w:t>
      </w:r>
      <w:commentRangeEnd w:id="5"/>
      <w:r w:rsidR="001E1244">
        <w:rPr>
          <w:rStyle w:val="CommentReference"/>
        </w:rPr>
        <w:commentReference w:id="5"/>
      </w:r>
      <w:commentRangeEnd w:id="6"/>
      <w:r w:rsidR="00B95E9A">
        <w:rPr>
          <w:rStyle w:val="CommentReference"/>
        </w:rPr>
        <w:commentReference w:id="6"/>
      </w:r>
      <w:r w:rsidR="00954330">
        <w:t xml:space="preserve">, typing task, AOSPAN. The rest of the sections followed different variations of these until all combinations had been done and the experimenter started over. The section without the placement exam started in this order: AOSPAN, APM, typing task. The next section that came in for this task performed them in this order: typing task, placement exam, AOSPAN, APM. This </w:t>
      </w:r>
      <w:r w:rsidR="001E1244">
        <w:t>Latin square design was used</w:t>
      </w:r>
      <w:r w:rsidR="00954330">
        <w:t xml:space="preserve"> until all combinations had been performed by different groups of participants. By counterbalancing each group, we were able to balance </w:t>
      </w:r>
      <w:r w:rsidR="001E1244">
        <w:t xml:space="preserve">potential carry over or fatigue effects </w:t>
      </w:r>
      <w:r w:rsidR="00954330">
        <w:t xml:space="preserve">for each section and time slot. </w:t>
      </w:r>
    </w:p>
    <w:p w14:paraId="52873A3F" w14:textId="2B5B5A9D" w:rsidR="005F403B" w:rsidRDefault="00954330" w:rsidP="005F403B">
      <w:pPr>
        <w:spacing w:line="480" w:lineRule="auto"/>
        <w:jc w:val="center"/>
        <w:rPr>
          <w:b/>
        </w:rPr>
      </w:pPr>
      <w:r>
        <w:rPr>
          <w:b/>
        </w:rPr>
        <w:lastRenderedPageBreak/>
        <w:t>Results</w:t>
      </w:r>
    </w:p>
    <w:p w14:paraId="57011A3B" w14:textId="682C271A" w:rsidR="00395731" w:rsidRDefault="00172B19" w:rsidP="00395731">
      <w:pPr>
        <w:spacing w:line="480" w:lineRule="auto"/>
        <w:rPr>
          <w:bCs/>
        </w:rPr>
      </w:pPr>
      <w:r>
        <w:rPr>
          <w:b/>
        </w:rPr>
        <w:t>Descriptive Statistics</w:t>
      </w:r>
    </w:p>
    <w:p w14:paraId="70FC490A" w14:textId="5FA3814F" w:rsidR="00B67E9F" w:rsidRPr="00246866" w:rsidRDefault="00246866" w:rsidP="00395731">
      <w:pPr>
        <w:spacing w:line="480" w:lineRule="auto"/>
        <w:rPr>
          <w:bCs/>
          <w:iCs/>
        </w:rPr>
      </w:pPr>
      <w:r>
        <w:rPr>
          <w:bCs/>
        </w:rPr>
        <w:tab/>
      </w:r>
      <w:r w:rsidR="00DD4154">
        <w:rPr>
          <w:bCs/>
          <w:iCs/>
        </w:rPr>
        <w:t xml:space="preserve">The typing test had a </w:t>
      </w:r>
      <w:r w:rsidR="00DD4154">
        <w:rPr>
          <w:bCs/>
          <w:i/>
        </w:rPr>
        <w:t>M</w:t>
      </w:r>
      <w:r w:rsidR="00DD4154">
        <w:rPr>
          <w:bCs/>
          <w:iCs/>
        </w:rPr>
        <w:t xml:space="preserve"> = 46.73, </w:t>
      </w:r>
      <w:r w:rsidR="00DD4154">
        <w:rPr>
          <w:bCs/>
          <w:i/>
        </w:rPr>
        <w:t>SD</w:t>
      </w:r>
      <w:r w:rsidR="00DD4154">
        <w:rPr>
          <w:bCs/>
          <w:iCs/>
        </w:rPr>
        <w:t xml:space="preserve"> = 15.24, with fastest words per minute (WPM) of 85, and the slowest WPM of 13. </w:t>
      </w:r>
      <w:r w:rsidR="00B31C81">
        <w:rPr>
          <w:bCs/>
          <w:iCs/>
        </w:rPr>
        <w:t xml:space="preserve">The </w:t>
      </w:r>
      <w:r w:rsidR="00955A07">
        <w:rPr>
          <w:bCs/>
        </w:rPr>
        <w:t xml:space="preserve">APM </w:t>
      </w:r>
      <w:r w:rsidR="00B67E9F">
        <w:rPr>
          <w:bCs/>
        </w:rPr>
        <w:t xml:space="preserve">had a </w:t>
      </w:r>
      <w:r w:rsidR="00B67E9F">
        <w:rPr>
          <w:bCs/>
          <w:i/>
        </w:rPr>
        <w:t>M</w:t>
      </w:r>
      <w:r w:rsidR="00B67E9F">
        <w:rPr>
          <w:bCs/>
          <w:iCs/>
        </w:rPr>
        <w:t xml:space="preserve"> = 13.62, </w:t>
      </w:r>
      <w:r w:rsidR="00B67E9F">
        <w:rPr>
          <w:bCs/>
          <w:i/>
        </w:rPr>
        <w:t xml:space="preserve">SD </w:t>
      </w:r>
      <w:r w:rsidR="00B67E9F">
        <w:rPr>
          <w:bCs/>
          <w:iCs/>
        </w:rPr>
        <w:t xml:space="preserve">= 7.56, with the highest score of 26 and a lowest score of 0. The OSPAN had a </w:t>
      </w:r>
      <w:r w:rsidR="00B67E9F">
        <w:rPr>
          <w:bCs/>
          <w:i/>
        </w:rPr>
        <w:t>M</w:t>
      </w:r>
      <w:r w:rsidR="00B67E9F">
        <w:rPr>
          <w:bCs/>
          <w:iCs/>
        </w:rPr>
        <w:t xml:space="preserve"> = 48.09, </w:t>
      </w:r>
      <w:r w:rsidR="00B67E9F">
        <w:rPr>
          <w:bCs/>
          <w:i/>
        </w:rPr>
        <w:t>SD</w:t>
      </w:r>
      <w:r w:rsidR="00B67E9F">
        <w:rPr>
          <w:bCs/>
          <w:iCs/>
        </w:rPr>
        <w:t xml:space="preserve"> = 16.71, with the highest letter recall of 75 and the lowest letter recall of 10. </w:t>
      </w:r>
      <w:r w:rsidR="00934065">
        <w:rPr>
          <w:bCs/>
          <w:iCs/>
        </w:rPr>
        <w:t>There were 35 participants (</w:t>
      </w:r>
      <w:r w:rsidR="00934065">
        <w:rPr>
          <w:bCs/>
          <w:i/>
        </w:rPr>
        <w:t>N</w:t>
      </w:r>
      <w:r w:rsidR="00934065">
        <w:rPr>
          <w:bCs/>
          <w:iCs/>
        </w:rPr>
        <w:t xml:space="preserve"> = 35) who scored at least 85% on the math portion of the OSPAN.</w:t>
      </w:r>
      <w:r w:rsidR="00DD4154">
        <w:rPr>
          <w:bCs/>
          <w:iCs/>
        </w:rPr>
        <w:t xml:space="preserve"> </w:t>
      </w:r>
      <w:r w:rsidR="00934065">
        <w:rPr>
          <w:bCs/>
          <w:iCs/>
        </w:rPr>
        <w:t>T</w:t>
      </w:r>
      <w:r w:rsidR="00B67E9F">
        <w:rPr>
          <w:bCs/>
          <w:iCs/>
        </w:rPr>
        <w:t>he OSPAN</w:t>
      </w:r>
      <w:r w:rsidR="00934065">
        <w:rPr>
          <w:bCs/>
          <w:iCs/>
        </w:rPr>
        <w:t xml:space="preserve"> for those participants</w:t>
      </w:r>
      <w:r w:rsidR="00B67E9F">
        <w:rPr>
          <w:bCs/>
          <w:iCs/>
        </w:rPr>
        <w:t xml:space="preserve"> </w:t>
      </w:r>
      <w:r w:rsidR="00934065">
        <w:rPr>
          <w:bCs/>
          <w:iCs/>
        </w:rPr>
        <w:t xml:space="preserve">was </w:t>
      </w:r>
      <w:r w:rsidR="00B67E9F">
        <w:rPr>
          <w:bCs/>
          <w:iCs/>
        </w:rPr>
        <w:t xml:space="preserve">a </w:t>
      </w:r>
      <w:r w:rsidR="00B67E9F">
        <w:rPr>
          <w:bCs/>
          <w:i/>
        </w:rPr>
        <w:t>M</w:t>
      </w:r>
      <w:r w:rsidR="00B67E9F">
        <w:rPr>
          <w:bCs/>
          <w:iCs/>
        </w:rPr>
        <w:t xml:space="preserve"> = 51.97, </w:t>
      </w:r>
      <w:r w:rsidR="00B67E9F">
        <w:rPr>
          <w:bCs/>
          <w:i/>
        </w:rPr>
        <w:t>SD</w:t>
      </w:r>
      <w:r w:rsidR="00B67E9F">
        <w:rPr>
          <w:bCs/>
          <w:iCs/>
        </w:rPr>
        <w:t xml:space="preserve"> = 15.55. </w:t>
      </w:r>
    </w:p>
    <w:p w14:paraId="7441F0D0" w14:textId="42790452" w:rsidR="00755019" w:rsidRDefault="00755019" w:rsidP="00395731">
      <w:pPr>
        <w:spacing w:line="480" w:lineRule="auto"/>
        <w:rPr>
          <w:bCs/>
        </w:rPr>
      </w:pPr>
      <w:r>
        <w:rPr>
          <w:b/>
        </w:rPr>
        <w:t>Hypothesis Tests</w:t>
      </w:r>
    </w:p>
    <w:p w14:paraId="20205DEF" w14:textId="57E3F466" w:rsidR="0065364E" w:rsidRDefault="00FC312B" w:rsidP="00FC312B">
      <w:pPr>
        <w:spacing w:line="480" w:lineRule="auto"/>
        <w:ind w:firstLine="720"/>
        <w:rPr>
          <w:bCs/>
          <w:color w:val="000000" w:themeColor="text1"/>
        </w:rPr>
      </w:pPr>
      <w:r>
        <w:rPr>
          <w:bCs/>
        </w:rPr>
        <w:t>Since t</w:t>
      </w:r>
      <w:r w:rsidR="00755019">
        <w:rPr>
          <w:bCs/>
        </w:rPr>
        <w:t xml:space="preserve">here were only 6 </w:t>
      </w:r>
      <w:r w:rsidR="00246866">
        <w:rPr>
          <w:bCs/>
        </w:rPr>
        <w:t xml:space="preserve">participants who completed the foreign language placement exam, those </w:t>
      </w:r>
      <w:r w:rsidR="0091302D">
        <w:rPr>
          <w:bCs/>
        </w:rPr>
        <w:t>hypotheses</w:t>
      </w:r>
      <w:r w:rsidR="00246866">
        <w:rPr>
          <w:bCs/>
        </w:rPr>
        <w:t xml:space="preserve"> and foreign language scores</w:t>
      </w:r>
      <w:r w:rsidR="0091302D">
        <w:rPr>
          <w:bCs/>
        </w:rPr>
        <w:t xml:space="preserve"> were not analyzed due to the low sample size</w:t>
      </w:r>
      <w:r w:rsidR="0091302D" w:rsidRPr="00A130A1">
        <w:rPr>
          <w:bCs/>
          <w:color w:val="000000" w:themeColor="text1"/>
        </w:rPr>
        <w:t xml:space="preserve">. </w:t>
      </w:r>
      <w:r w:rsidR="007E581A" w:rsidRPr="00A130A1">
        <w:rPr>
          <w:bCs/>
          <w:color w:val="000000" w:themeColor="text1"/>
        </w:rPr>
        <w:t xml:space="preserve">Instead, the typing test for all participants was used as the measure of expertise. Therefore, </w:t>
      </w:r>
      <w:r w:rsidR="00246866" w:rsidRPr="002D4B78">
        <w:rPr>
          <w:bCs/>
          <w:color w:val="000000" w:themeColor="text1"/>
        </w:rPr>
        <w:t>three correlation</w:t>
      </w:r>
      <w:r w:rsidR="007E581A">
        <w:rPr>
          <w:bCs/>
          <w:color w:val="000000" w:themeColor="text1"/>
        </w:rPr>
        <w:t>s were calculated</w:t>
      </w:r>
      <w:r w:rsidR="00246866" w:rsidRPr="002D4B78">
        <w:rPr>
          <w:bCs/>
          <w:color w:val="000000" w:themeColor="text1"/>
        </w:rPr>
        <w:t xml:space="preserve">. The first was to confirm the relationship between the </w:t>
      </w:r>
      <w:r w:rsidR="00A14C7D">
        <w:rPr>
          <w:bCs/>
          <w:color w:val="000000" w:themeColor="text1"/>
        </w:rPr>
        <w:t>APM</w:t>
      </w:r>
      <w:r w:rsidR="00A14C7D" w:rsidRPr="002D4B78">
        <w:rPr>
          <w:bCs/>
          <w:color w:val="000000" w:themeColor="text1"/>
        </w:rPr>
        <w:t xml:space="preserve"> </w:t>
      </w:r>
      <w:r w:rsidR="00246866" w:rsidRPr="002D4B78">
        <w:rPr>
          <w:bCs/>
          <w:color w:val="000000" w:themeColor="text1"/>
        </w:rPr>
        <w:t>and the OSPAN.</w:t>
      </w:r>
      <w:r w:rsidR="002D4B78" w:rsidRPr="002D4B78">
        <w:rPr>
          <w:bCs/>
          <w:color w:val="000000" w:themeColor="text1"/>
        </w:rPr>
        <w:t xml:space="preserve"> The correlation was </w:t>
      </w:r>
      <w:r w:rsidR="002D4B78" w:rsidRPr="002D4B78">
        <w:rPr>
          <w:bCs/>
          <w:i/>
          <w:iCs/>
          <w:color w:val="000000" w:themeColor="text1"/>
        </w:rPr>
        <w:t>r</w:t>
      </w:r>
      <w:r w:rsidR="002D4B78" w:rsidRPr="002D4B78">
        <w:rPr>
          <w:bCs/>
          <w:color w:val="000000" w:themeColor="text1"/>
        </w:rPr>
        <w:t xml:space="preserve"> = .57</w:t>
      </w:r>
      <w:r w:rsidR="00A14C7D">
        <w:rPr>
          <w:bCs/>
          <w:color w:val="000000" w:themeColor="text1"/>
        </w:rPr>
        <w:t>. 95% CI [</w:t>
      </w:r>
      <w:r w:rsidR="00A130A1">
        <w:rPr>
          <w:bCs/>
          <w:color w:val="000000" w:themeColor="text1"/>
        </w:rPr>
        <w:t>.33</w:t>
      </w:r>
      <w:r w:rsidR="00A14C7D">
        <w:rPr>
          <w:bCs/>
          <w:color w:val="000000" w:themeColor="text1"/>
        </w:rPr>
        <w:t xml:space="preserve">, </w:t>
      </w:r>
      <w:r w:rsidR="00A130A1">
        <w:rPr>
          <w:bCs/>
          <w:color w:val="000000" w:themeColor="text1"/>
        </w:rPr>
        <w:t>.</w:t>
      </w:r>
      <w:r w:rsidR="00136956">
        <w:rPr>
          <w:bCs/>
          <w:color w:val="000000" w:themeColor="text1"/>
        </w:rPr>
        <w:t>74</w:t>
      </w:r>
      <w:r w:rsidR="00A14C7D">
        <w:rPr>
          <w:bCs/>
          <w:color w:val="000000" w:themeColor="text1"/>
        </w:rPr>
        <w:t xml:space="preserve">], </w:t>
      </w:r>
      <w:r w:rsidR="002D4B78" w:rsidRPr="002D4B78">
        <w:rPr>
          <w:bCs/>
          <w:i/>
          <w:iCs/>
          <w:color w:val="000000" w:themeColor="text1"/>
        </w:rPr>
        <w:t>p</w:t>
      </w:r>
      <w:r w:rsidR="002D4B78" w:rsidRPr="002D4B78">
        <w:rPr>
          <w:bCs/>
          <w:color w:val="000000" w:themeColor="text1"/>
        </w:rPr>
        <w:t xml:space="preserve"> </w:t>
      </w:r>
      <w:r w:rsidR="00A14C7D">
        <w:rPr>
          <w:bCs/>
          <w:color w:val="000000" w:themeColor="text1"/>
        </w:rPr>
        <w:t>&lt; .</w:t>
      </w:r>
      <w:r w:rsidR="00136956">
        <w:rPr>
          <w:bCs/>
          <w:color w:val="000000" w:themeColor="text1"/>
        </w:rPr>
        <w:t>001.</w:t>
      </w:r>
      <w:r w:rsidR="002D4B78" w:rsidRPr="002D4B78">
        <w:rPr>
          <w:bCs/>
          <w:color w:val="000000" w:themeColor="text1"/>
        </w:rPr>
        <w:t xml:space="preserve"> This </w:t>
      </w:r>
      <w:r w:rsidR="00A14C7D">
        <w:rPr>
          <w:bCs/>
          <w:color w:val="000000" w:themeColor="text1"/>
        </w:rPr>
        <w:t xml:space="preserve">finding </w:t>
      </w:r>
      <w:r w:rsidR="002D4B78" w:rsidRPr="002D4B78">
        <w:rPr>
          <w:bCs/>
          <w:color w:val="000000" w:themeColor="text1"/>
        </w:rPr>
        <w:t>confirms that fluid intelligence (</w:t>
      </w:r>
      <w:r w:rsidR="002D4B78" w:rsidRPr="002D4B78">
        <w:rPr>
          <w:bCs/>
          <w:i/>
          <w:iCs/>
          <w:color w:val="000000" w:themeColor="text1"/>
        </w:rPr>
        <w:t>gF</w:t>
      </w:r>
      <w:r w:rsidR="002D4B78" w:rsidRPr="002D4B78">
        <w:rPr>
          <w:bCs/>
          <w:color w:val="000000" w:themeColor="text1"/>
        </w:rPr>
        <w:t xml:space="preserve">) and working memory (WM) </w:t>
      </w:r>
      <w:r w:rsidR="00A14C7D">
        <w:rPr>
          <w:bCs/>
          <w:color w:val="000000" w:themeColor="text1"/>
        </w:rPr>
        <w:t>were</w:t>
      </w:r>
      <w:r w:rsidR="00A14C7D" w:rsidRPr="002D4B78">
        <w:rPr>
          <w:bCs/>
          <w:color w:val="000000" w:themeColor="text1"/>
        </w:rPr>
        <w:t xml:space="preserve"> </w:t>
      </w:r>
      <w:r w:rsidR="002D4B78" w:rsidRPr="002D4B78">
        <w:rPr>
          <w:bCs/>
          <w:color w:val="000000" w:themeColor="text1"/>
        </w:rPr>
        <w:t>positively correlated</w:t>
      </w:r>
      <w:r w:rsidR="00A14C7D">
        <w:rPr>
          <w:bCs/>
          <w:color w:val="000000" w:themeColor="text1"/>
        </w:rPr>
        <w:t>, as shown in previous research (</w:t>
      </w:r>
      <w:r w:rsidR="00685DA0">
        <w:rPr>
          <w:bCs/>
          <w:color w:val="000000" w:themeColor="text1"/>
        </w:rPr>
        <w:t>Conway et al, 2012; Shelton et al, 2010</w:t>
      </w:r>
      <w:r w:rsidR="00A14C7D">
        <w:rPr>
          <w:bCs/>
          <w:color w:val="000000" w:themeColor="text1"/>
        </w:rPr>
        <w:t>)</w:t>
      </w:r>
      <w:r w:rsidR="002D4B78" w:rsidRPr="002D4B78">
        <w:rPr>
          <w:bCs/>
          <w:color w:val="000000" w:themeColor="text1"/>
        </w:rPr>
        <w:t xml:space="preserve">. </w:t>
      </w:r>
      <w:r w:rsidR="002D4B78">
        <w:rPr>
          <w:bCs/>
          <w:color w:val="000000" w:themeColor="text1"/>
        </w:rPr>
        <w:t xml:space="preserve">The second correlation </w:t>
      </w:r>
      <w:r w:rsidR="00955A07">
        <w:rPr>
          <w:bCs/>
          <w:color w:val="000000" w:themeColor="text1"/>
        </w:rPr>
        <w:t>analyzed</w:t>
      </w:r>
      <w:r w:rsidR="002D4B78">
        <w:rPr>
          <w:bCs/>
          <w:color w:val="000000" w:themeColor="text1"/>
        </w:rPr>
        <w:t xml:space="preserve"> was the typing test and the APM</w:t>
      </w:r>
      <w:r w:rsidR="00955A07">
        <w:rPr>
          <w:bCs/>
          <w:color w:val="000000" w:themeColor="text1"/>
        </w:rPr>
        <w:t>,</w:t>
      </w:r>
      <w:r w:rsidR="00355782">
        <w:rPr>
          <w:bCs/>
          <w:color w:val="000000" w:themeColor="text1"/>
        </w:rPr>
        <w:t xml:space="preserve"> and</w:t>
      </w:r>
      <w:r w:rsidR="00955A07">
        <w:rPr>
          <w:bCs/>
          <w:color w:val="000000" w:themeColor="text1"/>
        </w:rPr>
        <w:t xml:space="preserve"> the correlation was not significant</w:t>
      </w:r>
      <w:r w:rsidR="00355782">
        <w:rPr>
          <w:bCs/>
          <w:color w:val="000000" w:themeColor="text1"/>
        </w:rPr>
        <w:t xml:space="preserve">, </w:t>
      </w:r>
      <w:r w:rsidR="00955A07">
        <w:rPr>
          <w:bCs/>
          <w:i/>
          <w:iCs/>
          <w:color w:val="000000" w:themeColor="text1"/>
        </w:rPr>
        <w:t>r</w:t>
      </w:r>
      <w:r w:rsidR="00955A07">
        <w:rPr>
          <w:bCs/>
          <w:color w:val="000000" w:themeColor="text1"/>
        </w:rPr>
        <w:t xml:space="preserve"> = .23, </w:t>
      </w:r>
      <w:r w:rsidR="00355782">
        <w:rPr>
          <w:bCs/>
          <w:color w:val="000000" w:themeColor="text1"/>
        </w:rPr>
        <w:t>95% CI [</w:t>
      </w:r>
      <w:r w:rsidR="00136956">
        <w:rPr>
          <w:bCs/>
          <w:color w:val="000000" w:themeColor="text1"/>
        </w:rPr>
        <w:t>-.07, .50</w:t>
      </w:r>
      <w:r w:rsidR="00355782">
        <w:rPr>
          <w:bCs/>
          <w:color w:val="000000" w:themeColor="text1"/>
        </w:rPr>
        <w:t xml:space="preserve">], </w:t>
      </w:r>
      <w:r w:rsidR="00955A07">
        <w:rPr>
          <w:bCs/>
          <w:i/>
          <w:iCs/>
          <w:color w:val="000000" w:themeColor="text1"/>
        </w:rPr>
        <w:t>p</w:t>
      </w:r>
      <w:r w:rsidR="00955A07">
        <w:rPr>
          <w:bCs/>
          <w:color w:val="000000" w:themeColor="text1"/>
        </w:rPr>
        <w:t xml:space="preserve"> = .13. The final correlation observed was the OSPAN and the typing test, </w:t>
      </w:r>
      <w:r w:rsidR="00F75304">
        <w:rPr>
          <w:bCs/>
          <w:color w:val="000000" w:themeColor="text1"/>
        </w:rPr>
        <w:t xml:space="preserve">and </w:t>
      </w:r>
      <w:r w:rsidR="00955A07">
        <w:rPr>
          <w:bCs/>
          <w:color w:val="000000" w:themeColor="text1"/>
        </w:rPr>
        <w:t>this correlation was also not significant</w:t>
      </w:r>
      <w:r w:rsidR="00F75304">
        <w:rPr>
          <w:bCs/>
          <w:color w:val="000000" w:themeColor="text1"/>
        </w:rPr>
        <w:t xml:space="preserve">, </w:t>
      </w:r>
      <w:r w:rsidR="00955A07">
        <w:rPr>
          <w:bCs/>
          <w:i/>
          <w:iCs/>
          <w:color w:val="000000" w:themeColor="text1"/>
        </w:rPr>
        <w:t>r</w:t>
      </w:r>
      <w:r w:rsidR="00955A07">
        <w:rPr>
          <w:bCs/>
          <w:color w:val="000000" w:themeColor="text1"/>
        </w:rPr>
        <w:t xml:space="preserve"> = .22,</w:t>
      </w:r>
      <w:r w:rsidR="00F75304" w:rsidRPr="00F75304">
        <w:rPr>
          <w:bCs/>
          <w:color w:val="000000" w:themeColor="text1"/>
        </w:rPr>
        <w:t xml:space="preserve"> </w:t>
      </w:r>
      <w:r w:rsidR="00F75304">
        <w:rPr>
          <w:bCs/>
          <w:color w:val="000000" w:themeColor="text1"/>
        </w:rPr>
        <w:t>95% CI [</w:t>
      </w:r>
      <w:r w:rsidR="00136956">
        <w:rPr>
          <w:bCs/>
          <w:color w:val="000000" w:themeColor="text1"/>
        </w:rPr>
        <w:t>-.09, .50</w:t>
      </w:r>
      <w:r w:rsidR="00F75304">
        <w:rPr>
          <w:bCs/>
          <w:color w:val="000000" w:themeColor="text1"/>
        </w:rPr>
        <w:t>],</w:t>
      </w:r>
      <w:r w:rsidR="00955A07">
        <w:rPr>
          <w:bCs/>
          <w:color w:val="000000" w:themeColor="text1"/>
        </w:rPr>
        <w:t xml:space="preserve"> </w:t>
      </w:r>
      <w:r w:rsidR="00955A07">
        <w:rPr>
          <w:bCs/>
          <w:i/>
          <w:iCs/>
          <w:color w:val="000000" w:themeColor="text1"/>
        </w:rPr>
        <w:t>p</w:t>
      </w:r>
      <w:r w:rsidR="00955A07">
        <w:rPr>
          <w:bCs/>
          <w:color w:val="000000" w:themeColor="text1"/>
        </w:rPr>
        <w:t xml:space="preserve"> = .16. </w:t>
      </w:r>
      <w:r w:rsidR="00B21F45">
        <w:rPr>
          <w:bCs/>
          <w:color w:val="000000" w:themeColor="text1"/>
        </w:rPr>
        <w:t xml:space="preserve">Since over a quarter of the sample did not perform the math portion to the recommended 85%, we performed regression models using the </w:t>
      </w:r>
      <w:r w:rsidR="000F214D">
        <w:rPr>
          <w:bCs/>
          <w:color w:val="000000" w:themeColor="text1"/>
        </w:rPr>
        <w:t xml:space="preserve">math score as a </w:t>
      </w:r>
      <w:r w:rsidR="009D41CF">
        <w:rPr>
          <w:bCs/>
          <w:color w:val="000000" w:themeColor="text1"/>
        </w:rPr>
        <w:t>covariate</w:t>
      </w:r>
      <w:r w:rsidR="000F214D">
        <w:rPr>
          <w:bCs/>
          <w:color w:val="000000" w:themeColor="text1"/>
        </w:rPr>
        <w:t xml:space="preserve"> to determine the relation</w:t>
      </w:r>
      <w:r w:rsidR="007A67E1">
        <w:rPr>
          <w:bCs/>
          <w:color w:val="000000" w:themeColor="text1"/>
        </w:rPr>
        <w:t xml:space="preserve"> (</w:t>
      </w:r>
      <w:proofErr w:type="spellStart"/>
      <w:r w:rsidR="007A67E1">
        <w:rPr>
          <w:bCs/>
          <w:i/>
          <w:iCs/>
          <w:color w:val="000000" w:themeColor="text1"/>
        </w:rPr>
        <w:t>pr</w:t>
      </w:r>
      <w:proofErr w:type="spellEnd"/>
      <w:r w:rsidR="007A67E1">
        <w:rPr>
          <w:bCs/>
          <w:color w:val="000000" w:themeColor="text1"/>
        </w:rPr>
        <w:t>)</w:t>
      </w:r>
      <w:r w:rsidR="000F214D">
        <w:rPr>
          <w:bCs/>
          <w:color w:val="000000" w:themeColor="text1"/>
        </w:rPr>
        <w:t xml:space="preserve"> between variables </w:t>
      </w:r>
      <w:r w:rsidR="009D41CF">
        <w:rPr>
          <w:bCs/>
          <w:color w:val="000000" w:themeColor="text1"/>
        </w:rPr>
        <w:t>controlling for math performance</w:t>
      </w:r>
      <w:r w:rsidR="000F214D">
        <w:rPr>
          <w:bCs/>
          <w:color w:val="000000" w:themeColor="text1"/>
        </w:rPr>
        <w:t xml:space="preserve">. </w:t>
      </w:r>
    </w:p>
    <w:p w14:paraId="1B489041" w14:textId="112070C9" w:rsidR="00246866" w:rsidRPr="00A130A1" w:rsidRDefault="00231247" w:rsidP="00A130A1">
      <w:pPr>
        <w:spacing w:line="480" w:lineRule="auto"/>
        <w:ind w:firstLine="720"/>
      </w:pPr>
      <w:r w:rsidRPr="00CF100D">
        <w:lastRenderedPageBreak/>
        <w:t>The</w:t>
      </w:r>
      <w:r w:rsidR="003E727D">
        <w:t xml:space="preserve"> first</w:t>
      </w:r>
      <w:r w:rsidRPr="00CF100D">
        <w:t xml:space="preserve"> regression model was </w:t>
      </w:r>
      <w:r w:rsidR="003E727D">
        <w:t xml:space="preserve">the APM </w:t>
      </w:r>
      <w:r w:rsidR="00F22A48">
        <w:t xml:space="preserve">predicted by </w:t>
      </w:r>
      <w:r w:rsidR="003E727D">
        <w:t>the OSPAN’s letter recall score and math accuracy</w:t>
      </w:r>
      <w:r w:rsidR="00F22A48">
        <w:t xml:space="preserve">, </w:t>
      </w:r>
      <w:r w:rsidRPr="00CF100D">
        <w:rPr>
          <w:i/>
        </w:rPr>
        <w:t>F</w:t>
      </w:r>
      <w:r w:rsidRPr="00CF100D">
        <w:t>(</w:t>
      </w:r>
      <w:r>
        <w:t>2</w:t>
      </w:r>
      <w:r w:rsidRPr="00CF100D">
        <w:t xml:space="preserve">, </w:t>
      </w:r>
      <w:r>
        <w:t>41</w:t>
      </w:r>
      <w:r w:rsidRPr="00CF100D">
        <w:t xml:space="preserve">) = </w:t>
      </w:r>
      <w:r>
        <w:t>13.70</w:t>
      </w:r>
      <w:r w:rsidRPr="00CF100D">
        <w:t xml:space="preserve">, </w:t>
      </w:r>
      <w:r w:rsidRPr="00CF100D">
        <w:rPr>
          <w:i/>
        </w:rPr>
        <w:t>p</w:t>
      </w:r>
      <w:r>
        <w:rPr>
          <w:i/>
        </w:rPr>
        <w:t xml:space="preserve"> </w:t>
      </w:r>
      <w:r>
        <w:rPr>
          <w:iCs/>
        </w:rPr>
        <w:t>=</w:t>
      </w:r>
      <w:r>
        <w:t xml:space="preserve"> </w:t>
      </w:r>
      <w:r w:rsidR="00F22A48">
        <w:t>&lt; .001</w:t>
      </w:r>
      <w:r w:rsidRPr="00CF100D">
        <w:t xml:space="preserve">, </w:t>
      </w:r>
      <w:r w:rsidRPr="00624B48">
        <w:rPr>
          <w:i/>
        </w:rPr>
        <w:t>R</w:t>
      </w:r>
      <w:r w:rsidRPr="00624B48">
        <w:rPr>
          <w:i/>
          <w:vertAlign w:val="superscript"/>
        </w:rPr>
        <w:t>2</w:t>
      </w:r>
      <w:r>
        <w:rPr>
          <w:vertAlign w:val="superscript"/>
        </w:rPr>
        <w:t xml:space="preserve"> </w:t>
      </w:r>
      <w:r w:rsidRPr="00CF100D">
        <w:t>=</w:t>
      </w:r>
      <w:r>
        <w:t xml:space="preserve"> .40</w:t>
      </w:r>
      <w:r w:rsidRPr="00CF100D">
        <w:t>.</w:t>
      </w:r>
      <w:r w:rsidR="00F22A48">
        <w:t xml:space="preserve"> The partial correlation of </w:t>
      </w:r>
      <w:r w:rsidR="00396B95">
        <w:t xml:space="preserve">OSPAN and APM was </w:t>
      </w:r>
      <w:proofErr w:type="spellStart"/>
      <w:r w:rsidR="00396B95">
        <w:rPr>
          <w:i/>
          <w:iCs/>
        </w:rPr>
        <w:t>pr</w:t>
      </w:r>
      <w:proofErr w:type="spellEnd"/>
      <w:r w:rsidR="00396B95">
        <w:t xml:space="preserve"> = </w:t>
      </w:r>
      <w:r w:rsidR="00F541C0">
        <w:t xml:space="preserve">.43. </w:t>
      </w:r>
      <w:r w:rsidR="003E727D">
        <w:t xml:space="preserve">The second regression model was the typing score </w:t>
      </w:r>
      <w:r w:rsidR="00F64995">
        <w:t xml:space="preserve">predicted by </w:t>
      </w:r>
      <w:r w:rsidR="003E727D">
        <w:t>the OSPAN’s letter recall and math accuracy</w:t>
      </w:r>
      <w:r w:rsidR="00F64995">
        <w:t xml:space="preserve">, </w:t>
      </w:r>
      <w:r w:rsidR="003E727D">
        <w:rPr>
          <w:i/>
          <w:iCs/>
        </w:rPr>
        <w:t>F</w:t>
      </w:r>
      <w:r w:rsidR="003E727D">
        <w:t xml:space="preserve">(2, 38) = 1.31, </w:t>
      </w:r>
      <w:r w:rsidR="003E727D">
        <w:rPr>
          <w:i/>
          <w:iCs/>
        </w:rPr>
        <w:t>p</w:t>
      </w:r>
      <w:r w:rsidR="003E727D">
        <w:t xml:space="preserve"> = .28, </w:t>
      </w:r>
      <w:r w:rsidR="003E727D" w:rsidRPr="00624B48">
        <w:rPr>
          <w:i/>
        </w:rPr>
        <w:t>R</w:t>
      </w:r>
      <w:r w:rsidR="003E727D" w:rsidRPr="00624B48">
        <w:rPr>
          <w:i/>
          <w:vertAlign w:val="superscript"/>
        </w:rPr>
        <w:t>2</w:t>
      </w:r>
      <w:r w:rsidRPr="00CF100D">
        <w:t xml:space="preserve"> </w:t>
      </w:r>
      <w:r w:rsidR="003E727D">
        <w:t>= .06.</w:t>
      </w:r>
      <w:ins w:id="7" w:author="Erin Buchanan" w:date="2019-05-30T15:18:00Z">
        <w:r w:rsidR="00F64995">
          <w:t xml:space="preserve"> </w:t>
        </w:r>
      </w:ins>
      <w:r w:rsidR="00F541C0">
        <w:t xml:space="preserve">The partial correlation of the typing test and OSPAN letter recall and math accuracy was </w:t>
      </w:r>
      <w:proofErr w:type="spellStart"/>
      <w:r w:rsidR="00F541C0">
        <w:rPr>
          <w:i/>
          <w:iCs/>
        </w:rPr>
        <w:t>pr</w:t>
      </w:r>
      <w:proofErr w:type="spellEnd"/>
      <w:r w:rsidR="00F541C0">
        <w:t xml:space="preserve"> = .14.</w:t>
      </w:r>
      <w:r w:rsidR="003E727D">
        <w:t xml:space="preserve"> </w:t>
      </w:r>
      <w:r w:rsidR="008D4CE7">
        <w:t xml:space="preserve">Since the APM scales did not depend on math accuracy, no regression was necessary to determine a partial relationship between </w:t>
      </w:r>
      <w:r w:rsidR="002B430C">
        <w:t xml:space="preserve">APM and the typing test. </w:t>
      </w:r>
    </w:p>
    <w:p w14:paraId="5D03A4CC" w14:textId="7CEC6F73" w:rsidR="00EE611C" w:rsidRDefault="006A2B03" w:rsidP="0014106F">
      <w:pPr>
        <w:spacing w:line="480" w:lineRule="auto"/>
        <w:ind w:firstLine="720"/>
        <w:rPr>
          <w:b/>
          <w:bCs/>
        </w:rPr>
      </w:pPr>
      <w:r>
        <w:rPr>
          <w:bCs/>
          <w:color w:val="000000" w:themeColor="text1"/>
        </w:rPr>
        <w:t xml:space="preserve">Our original power analysis was based on an </w:t>
      </w:r>
      <w:r w:rsidR="00C239C0" w:rsidRPr="00A130A1">
        <w:rPr>
          <w:bCs/>
          <w:i/>
          <w:iCs/>
          <w:color w:val="000000" w:themeColor="text1"/>
        </w:rPr>
        <w:t>a</w:t>
      </w:r>
      <w:r w:rsidRPr="00A130A1">
        <w:rPr>
          <w:bCs/>
          <w:i/>
          <w:iCs/>
          <w:color w:val="000000" w:themeColor="text1"/>
        </w:rPr>
        <w:t xml:space="preserve"> priori</w:t>
      </w:r>
      <w:r>
        <w:rPr>
          <w:bCs/>
          <w:color w:val="000000" w:themeColor="text1"/>
        </w:rPr>
        <w:t xml:space="preserve"> correlation with two tails. We hoped for an effect size of</w:t>
      </w:r>
      <w:r w:rsidR="00C239C0">
        <w:rPr>
          <w:bCs/>
          <w:color w:val="000000" w:themeColor="text1"/>
        </w:rPr>
        <w:t xml:space="preserve"> </w:t>
      </w:r>
      <w:r w:rsidR="00C239C0">
        <w:rPr>
          <w:bCs/>
          <w:i/>
          <w:iCs/>
          <w:color w:val="000000" w:themeColor="text1"/>
        </w:rPr>
        <w:t>r</w:t>
      </w:r>
      <w:r w:rsidR="00C239C0">
        <w:rPr>
          <w:bCs/>
          <w:color w:val="000000" w:themeColor="text1"/>
        </w:rPr>
        <w:t xml:space="preserve"> ~ </w:t>
      </w:r>
      <w:r w:rsidRPr="00A130A1">
        <w:rPr>
          <w:bCs/>
          <w:i/>
          <w:iCs/>
          <w:color w:val="000000" w:themeColor="text1"/>
        </w:rPr>
        <w:t>.</w:t>
      </w:r>
      <w:r>
        <w:rPr>
          <w:bCs/>
          <w:color w:val="000000" w:themeColor="text1"/>
        </w:rPr>
        <w:t>3</w:t>
      </w:r>
      <w:r w:rsidR="00C239C0">
        <w:rPr>
          <w:bCs/>
          <w:color w:val="000000" w:themeColor="text1"/>
        </w:rPr>
        <w:t>0</w:t>
      </w:r>
      <w:r>
        <w:rPr>
          <w:bCs/>
          <w:color w:val="000000" w:themeColor="text1"/>
        </w:rPr>
        <w:t xml:space="preserve"> (</w:t>
      </w:r>
      <w:r>
        <w:rPr>
          <w:bCs/>
          <w:i/>
          <w:iCs/>
          <w:color w:val="000000" w:themeColor="text1"/>
        </w:rPr>
        <w:t>r</w:t>
      </w:r>
      <w:r>
        <w:rPr>
          <w:bCs/>
          <w:i/>
          <w:iCs/>
          <w:color w:val="000000" w:themeColor="text1"/>
          <w:vertAlign w:val="superscript"/>
        </w:rPr>
        <w:t xml:space="preserve">2 </w:t>
      </w:r>
      <w:r>
        <w:rPr>
          <w:bCs/>
          <w:color w:val="000000" w:themeColor="text1"/>
        </w:rPr>
        <w:t>=</w:t>
      </w:r>
      <w:r w:rsidRPr="006A2B03">
        <w:rPr>
          <w:bCs/>
          <w:color w:val="000000" w:themeColor="text1"/>
        </w:rPr>
        <w:t xml:space="preserve"> .09</w:t>
      </w:r>
      <w:r>
        <w:rPr>
          <w:bCs/>
          <w:color w:val="000000" w:themeColor="text1"/>
        </w:rPr>
        <w:t xml:space="preserve">), </w:t>
      </w:r>
      <w:r w:rsidR="00C239C0">
        <w:rPr>
          <w:bCs/>
          <w:color w:val="000000" w:themeColor="text1"/>
        </w:rPr>
        <w:t>at 80% power, and alpha =</w:t>
      </w:r>
      <w:r>
        <w:rPr>
          <w:bCs/>
          <w:color w:val="000000" w:themeColor="text1"/>
        </w:rPr>
        <w:t xml:space="preserve"> .05. Using G*Power</w:t>
      </w:r>
      <w:r w:rsidR="00C239C0">
        <w:rPr>
          <w:bCs/>
          <w:color w:val="000000" w:themeColor="text1"/>
        </w:rPr>
        <w:t xml:space="preserve">, this analysis </w:t>
      </w:r>
      <w:r>
        <w:rPr>
          <w:bCs/>
          <w:color w:val="000000" w:themeColor="text1"/>
        </w:rPr>
        <w:t xml:space="preserve">yielded a sample size of 82 participants. However, when a power analysis was </w:t>
      </w:r>
      <w:r w:rsidR="00C239C0">
        <w:rPr>
          <w:bCs/>
          <w:color w:val="000000" w:themeColor="text1"/>
        </w:rPr>
        <w:t xml:space="preserve">examined </w:t>
      </w:r>
      <w:r w:rsidR="001E3047">
        <w:rPr>
          <w:bCs/>
          <w:i/>
          <w:iCs/>
          <w:color w:val="000000" w:themeColor="text1"/>
        </w:rPr>
        <w:t>a posteriori</w:t>
      </w:r>
      <w:r>
        <w:rPr>
          <w:bCs/>
          <w:color w:val="000000" w:themeColor="text1"/>
        </w:rPr>
        <w:t>, controlling for our average correlations for the typing test and the APM (</w:t>
      </w:r>
      <w:r>
        <w:rPr>
          <w:bCs/>
          <w:i/>
          <w:iCs/>
          <w:color w:val="000000" w:themeColor="text1"/>
        </w:rPr>
        <w:t>r</w:t>
      </w:r>
      <w:r>
        <w:rPr>
          <w:bCs/>
          <w:color w:val="000000" w:themeColor="text1"/>
        </w:rPr>
        <w:t xml:space="preserve"> = .23) and the OSPAN and typing test (</w:t>
      </w:r>
      <w:r>
        <w:rPr>
          <w:bCs/>
          <w:i/>
          <w:iCs/>
          <w:color w:val="000000" w:themeColor="text1"/>
        </w:rPr>
        <w:t xml:space="preserve">r </w:t>
      </w:r>
      <w:r>
        <w:rPr>
          <w:bCs/>
          <w:color w:val="000000" w:themeColor="text1"/>
        </w:rPr>
        <w:t>= .22)</w:t>
      </w:r>
      <w:r w:rsidR="001E3047">
        <w:rPr>
          <w:bCs/>
          <w:color w:val="000000" w:themeColor="text1"/>
        </w:rPr>
        <w:t>,</w:t>
      </w:r>
      <w:r>
        <w:rPr>
          <w:bCs/>
          <w:color w:val="000000" w:themeColor="text1"/>
        </w:rPr>
        <w:t xml:space="preserve"> we would have needed about 159 participants </w:t>
      </w:r>
      <w:r w:rsidR="001E3047">
        <w:rPr>
          <w:bCs/>
          <w:color w:val="000000" w:themeColor="text1"/>
        </w:rPr>
        <w:t xml:space="preserve">to detect a significant relationship between </w:t>
      </w:r>
      <w:r w:rsidR="00CA6F1A">
        <w:rPr>
          <w:bCs/>
          <w:color w:val="000000" w:themeColor="text1"/>
        </w:rPr>
        <w:t>these</w:t>
      </w:r>
      <w:r w:rsidR="001E3047">
        <w:rPr>
          <w:bCs/>
          <w:color w:val="000000" w:themeColor="text1"/>
        </w:rPr>
        <w:t xml:space="preserve"> </w:t>
      </w:r>
      <w:r w:rsidR="00CA6F1A">
        <w:rPr>
          <w:bCs/>
          <w:color w:val="000000" w:themeColor="text1"/>
        </w:rPr>
        <w:t>correlations</w:t>
      </w:r>
      <w:r w:rsidR="001E3047">
        <w:rPr>
          <w:bCs/>
          <w:color w:val="000000" w:themeColor="text1"/>
        </w:rPr>
        <w:t xml:space="preserve"> </w:t>
      </w:r>
      <w:r w:rsidR="00CA6F1A">
        <w:rPr>
          <w:bCs/>
          <w:color w:val="000000" w:themeColor="text1"/>
        </w:rPr>
        <w:t>at alpha &lt; .05.</w:t>
      </w:r>
    </w:p>
    <w:p w14:paraId="6A6B7D1B" w14:textId="6FD60617" w:rsidR="00EE611C" w:rsidRPr="00F541C0" w:rsidRDefault="00F541C0" w:rsidP="00EE611C">
      <w:pPr>
        <w:spacing w:line="480" w:lineRule="auto"/>
        <w:jc w:val="center"/>
        <w:rPr>
          <w:b/>
          <w:bCs/>
        </w:rPr>
      </w:pPr>
      <w:commentRangeStart w:id="8"/>
      <w:r>
        <w:rPr>
          <w:b/>
          <w:bCs/>
        </w:rPr>
        <w:t>Discussion</w:t>
      </w:r>
      <w:commentRangeEnd w:id="8"/>
      <w:r w:rsidR="00685DA0">
        <w:rPr>
          <w:rStyle w:val="CommentReference"/>
        </w:rPr>
        <w:commentReference w:id="8"/>
      </w:r>
    </w:p>
    <w:p w14:paraId="6B861BD9" w14:textId="09CF74E8" w:rsidR="0014106F" w:rsidRDefault="00F541C0" w:rsidP="0014106F">
      <w:pPr>
        <w:spacing w:line="480" w:lineRule="auto"/>
      </w:pPr>
      <w:r>
        <w:rPr>
          <w:b/>
        </w:rPr>
        <w:tab/>
      </w:r>
      <w:r w:rsidR="0014106F" w:rsidRPr="000902D5">
        <w:t xml:space="preserve">Expertise and working memory studies have been </w:t>
      </w:r>
      <w:r w:rsidR="00BF16ED">
        <w:t>performed</w:t>
      </w:r>
      <w:r w:rsidR="00BF16ED" w:rsidRPr="000902D5">
        <w:t xml:space="preserve"> </w:t>
      </w:r>
      <w:r w:rsidR="00BF16ED">
        <w:t>focusing on</w:t>
      </w:r>
      <w:r w:rsidR="00BF16ED" w:rsidRPr="000902D5">
        <w:t xml:space="preserve"> </w:t>
      </w:r>
      <w:r w:rsidR="0014106F" w:rsidRPr="000902D5">
        <w:t xml:space="preserve">various </w:t>
      </w:r>
      <w:r w:rsidR="00BF16ED">
        <w:t xml:space="preserve">psychological research </w:t>
      </w:r>
      <w:r w:rsidR="0014106F">
        <w:t>topics</w:t>
      </w:r>
      <w:r w:rsidR="0014106F" w:rsidRPr="000902D5">
        <w:t>. Very few studies</w:t>
      </w:r>
      <w:r w:rsidR="0014106F">
        <w:t xml:space="preserve">, however, </w:t>
      </w:r>
      <w:r w:rsidR="0014106F" w:rsidRPr="000902D5">
        <w:t xml:space="preserve">include fluid intelligence and </w:t>
      </w:r>
      <w:r w:rsidR="0014106F">
        <w:t xml:space="preserve">its relationship </w:t>
      </w:r>
      <w:r w:rsidR="0014106F" w:rsidRPr="000902D5">
        <w:t xml:space="preserve">to expertise. </w:t>
      </w:r>
      <w:r w:rsidR="0014106F">
        <w:t>This experiment was designed to</w:t>
      </w:r>
      <w:r w:rsidR="0014106F" w:rsidRPr="000902D5">
        <w:t xml:space="preserve"> compare expertise and working memory again, and then see how expertise and fluid intelligence are related</w:t>
      </w:r>
      <w:r w:rsidR="0014106F">
        <w:t xml:space="preserve"> as well. The original hypothesis was that t</w:t>
      </w:r>
      <w:r w:rsidR="0014106F" w:rsidRPr="000902D5">
        <w:t xml:space="preserve">hose who have a higher expertise </w:t>
      </w:r>
      <w:r w:rsidR="0014106F">
        <w:t xml:space="preserve">in foreign language or in the typing task, </w:t>
      </w:r>
      <w:r w:rsidR="0014106F" w:rsidRPr="000902D5">
        <w:t xml:space="preserve">will have a higher working memory </w:t>
      </w:r>
      <w:r w:rsidR="0014106F">
        <w:t>A</w:t>
      </w:r>
      <w:r w:rsidR="0014106F" w:rsidRPr="000902D5">
        <w:t xml:space="preserve">OSPAN scores and higher fluid intelligence </w:t>
      </w:r>
      <w:r w:rsidR="0014106F">
        <w:t>APM scores</w:t>
      </w:r>
      <w:r w:rsidR="0014106F" w:rsidRPr="000902D5">
        <w:t xml:space="preserve">. </w:t>
      </w:r>
      <w:r w:rsidR="0014106F">
        <w:t>Instead for global expertise, we used the typing scores to correlate with AOSPAN, and APM to examine this hypothesis</w:t>
      </w:r>
      <w:r w:rsidR="00E03F82">
        <w:t xml:space="preserve">. Performance on the </w:t>
      </w:r>
      <w:r w:rsidR="008C5395">
        <w:t>A</w:t>
      </w:r>
      <w:r w:rsidR="00E03F82">
        <w:t xml:space="preserve">OSPAN task in the math sections was further used as a covariate to account for participant differences in this portion of the </w:t>
      </w:r>
      <w:r w:rsidR="008C5395">
        <w:t>A</w:t>
      </w:r>
      <w:r w:rsidR="00E03F82">
        <w:t xml:space="preserve">OSPAN task. </w:t>
      </w:r>
    </w:p>
    <w:p w14:paraId="0F53540A" w14:textId="3173B2D4" w:rsidR="00E057B4" w:rsidRDefault="005E2D5D" w:rsidP="008C5395">
      <w:pPr>
        <w:spacing w:line="480" w:lineRule="auto"/>
        <w:rPr>
          <w:ins w:id="9" w:author="Wikowsky, Addie J" w:date="2019-06-12T02:30:00Z"/>
          <w:bCs/>
        </w:rPr>
      </w:pPr>
      <w:r>
        <w:lastRenderedPageBreak/>
        <w:tab/>
        <w:t>First, we replicated the correlation between working memory and fluid intelligence</w:t>
      </w:r>
      <w:ins w:id="10" w:author="Wikowsky, Addie J" w:date="2019-06-14T21:48:00Z">
        <w:r w:rsidR="00653DD9">
          <w:t xml:space="preserve"> </w:t>
        </w:r>
      </w:ins>
      <w:r>
        <w:t xml:space="preserve">showing </w:t>
      </w:r>
      <w:r>
        <w:rPr>
          <w:i/>
          <w:iCs/>
        </w:rPr>
        <w:t>r</w:t>
      </w:r>
      <w:r w:rsidR="008C5395">
        <w:rPr>
          <w:i/>
          <w:iCs/>
        </w:rPr>
        <w:t xml:space="preserve"> = .57</w:t>
      </w:r>
      <w:r>
        <w:rPr>
          <w:i/>
          <w:iCs/>
        </w:rPr>
        <w:t xml:space="preserve"> </w:t>
      </w:r>
      <w:r>
        <w:t xml:space="preserve">and then </w:t>
      </w:r>
      <w:proofErr w:type="spellStart"/>
      <w:r>
        <w:rPr>
          <w:i/>
          <w:iCs/>
        </w:rPr>
        <w:t>pr</w:t>
      </w:r>
      <w:proofErr w:type="spellEnd"/>
      <w:r>
        <w:t xml:space="preserve"> </w:t>
      </w:r>
      <w:r w:rsidR="008C5395">
        <w:t xml:space="preserve">= .43 </w:t>
      </w:r>
      <w:r>
        <w:t>controlling for math scores</w:t>
      </w:r>
      <w:r w:rsidR="008C5395">
        <w:t xml:space="preserve">. </w:t>
      </w:r>
      <w:r>
        <w:t xml:space="preserve">Next, we extended these correlations to expertise. </w:t>
      </w:r>
      <w:r>
        <w:rPr>
          <w:bCs/>
        </w:rPr>
        <w:t xml:space="preserve">The correlation for the APM and typing test was </w:t>
      </w:r>
      <w:r>
        <w:rPr>
          <w:bCs/>
          <w:i/>
          <w:iCs/>
        </w:rPr>
        <w:t>r</w:t>
      </w:r>
      <w:r>
        <w:rPr>
          <w:bCs/>
        </w:rPr>
        <w:t xml:space="preserve"> = .23, </w:t>
      </w:r>
      <w:r w:rsidR="008C5395">
        <w:rPr>
          <w:bCs/>
        </w:rPr>
        <w:t>and the</w:t>
      </w:r>
      <w:r>
        <w:rPr>
          <w:bCs/>
        </w:rPr>
        <w:t xml:space="preserve"> correlation for the </w:t>
      </w:r>
      <w:r w:rsidR="008C5395">
        <w:rPr>
          <w:bCs/>
        </w:rPr>
        <w:t>A</w:t>
      </w:r>
      <w:r>
        <w:rPr>
          <w:bCs/>
        </w:rPr>
        <w:t xml:space="preserve">OSPAN and the typing test was </w:t>
      </w:r>
      <w:r>
        <w:rPr>
          <w:bCs/>
          <w:i/>
          <w:iCs/>
        </w:rPr>
        <w:t>r</w:t>
      </w:r>
      <w:r>
        <w:rPr>
          <w:bCs/>
        </w:rPr>
        <w:t xml:space="preserve"> = .22</w:t>
      </w:r>
      <w:r w:rsidR="00653DD9">
        <w:rPr>
          <w:bCs/>
        </w:rPr>
        <w:t xml:space="preserve">, with a of </w:t>
      </w:r>
      <w:proofErr w:type="spellStart"/>
      <w:r>
        <w:rPr>
          <w:bCs/>
          <w:i/>
          <w:iCs/>
        </w:rPr>
        <w:t>pr</w:t>
      </w:r>
      <w:proofErr w:type="spellEnd"/>
      <w:r>
        <w:rPr>
          <w:bCs/>
          <w:i/>
          <w:iCs/>
        </w:rPr>
        <w:t xml:space="preserve"> =</w:t>
      </w:r>
      <w:r w:rsidR="008C5395">
        <w:rPr>
          <w:bCs/>
          <w:i/>
          <w:iCs/>
        </w:rPr>
        <w:t>.</w:t>
      </w:r>
      <w:r w:rsidR="008C5395" w:rsidRPr="008C5395">
        <w:rPr>
          <w:bCs/>
        </w:rPr>
        <w:t>43</w:t>
      </w:r>
      <w:r w:rsidR="008C5395">
        <w:rPr>
          <w:bCs/>
          <w:i/>
          <w:iCs/>
        </w:rPr>
        <w:t>.</w:t>
      </w:r>
      <w:r>
        <w:rPr>
          <w:bCs/>
        </w:rPr>
        <w:t xml:space="preserve"> These results do not indicate support for our hypothesis that </w:t>
      </w:r>
      <w:r w:rsidR="00DB5976">
        <w:rPr>
          <w:bCs/>
        </w:rPr>
        <w:t xml:space="preserve">expertise and working memory or fluid intelligence are significantly related; however, the limitation of small sample size should be considered. </w:t>
      </w:r>
      <w:r w:rsidR="00F541C0">
        <w:rPr>
          <w:bCs/>
        </w:rPr>
        <w:t>Our sample size was not as large as it needed to be to have plenty of usable data for all parts of the experiment.</w:t>
      </w:r>
      <w:r w:rsidR="00DB5976">
        <w:rPr>
          <w:bCs/>
        </w:rPr>
        <w:t xml:space="preserve"> For example, we were only able to collect </w:t>
      </w:r>
      <w:r w:rsidR="00F32F78">
        <w:rPr>
          <w:bCs/>
        </w:rPr>
        <w:t>six participants for t</w:t>
      </w:r>
      <w:r w:rsidR="00F541C0">
        <w:rPr>
          <w:bCs/>
        </w:rPr>
        <w:t xml:space="preserve">he foreign language as an expertise part of our study, mostly scoring into the introductory course for their language. </w:t>
      </w:r>
      <w:r w:rsidR="00F32F78">
        <w:rPr>
          <w:bCs/>
        </w:rPr>
        <w:t xml:space="preserve">More variability and scores would be necessary to fully examine this variable. </w:t>
      </w:r>
    </w:p>
    <w:p w14:paraId="5C49A985" w14:textId="77777777" w:rsidR="00452488" w:rsidRDefault="0014106F" w:rsidP="008C5395">
      <w:pPr>
        <w:spacing w:line="480" w:lineRule="auto"/>
        <w:ind w:firstLine="720"/>
        <w:rPr>
          <w:ins w:id="11" w:author="Wikowsky, Addie J" w:date="2019-06-14T22:05:00Z"/>
          <w:bCs/>
        </w:rPr>
      </w:pPr>
      <w:r>
        <w:rPr>
          <w:bCs/>
        </w:rPr>
        <w:t xml:space="preserve">Future directions of the study would be to replicate this experiment again with a larger sample size, primarily in using foreign language as a form of </w:t>
      </w:r>
      <w:r w:rsidR="00653DD9">
        <w:rPr>
          <w:bCs/>
        </w:rPr>
        <w:t>expertise and</w:t>
      </w:r>
      <w:r>
        <w:rPr>
          <w:bCs/>
        </w:rPr>
        <w:t xml:space="preserve"> examine the same </w:t>
      </w:r>
      <w:commentRangeStart w:id="12"/>
      <w:r>
        <w:rPr>
          <w:bCs/>
        </w:rPr>
        <w:t>results</w:t>
      </w:r>
      <w:commentRangeEnd w:id="12"/>
      <w:r w:rsidR="00664828">
        <w:rPr>
          <w:rStyle w:val="CommentReference"/>
        </w:rPr>
        <w:commentReference w:id="12"/>
      </w:r>
      <w:r>
        <w:rPr>
          <w:bCs/>
        </w:rPr>
        <w:t xml:space="preserve">. </w:t>
      </w:r>
      <w:r w:rsidR="008C5395">
        <w:rPr>
          <w:bCs/>
        </w:rPr>
        <w:t xml:space="preserve">The original experiment showed a correlation between the AOSPAN and APM of </w:t>
      </w:r>
      <w:r w:rsidR="008C5395" w:rsidRPr="008C5395">
        <w:rPr>
          <w:bCs/>
          <w:i/>
          <w:iCs/>
        </w:rPr>
        <w:t>r</w:t>
      </w:r>
      <w:r w:rsidR="008C5395">
        <w:rPr>
          <w:bCs/>
          <w:i/>
          <w:iCs/>
        </w:rPr>
        <w:t xml:space="preserve"> </w:t>
      </w:r>
      <w:r w:rsidR="008C5395">
        <w:rPr>
          <w:bCs/>
        </w:rPr>
        <w:t>= .57</w:t>
      </w:r>
      <w:r w:rsidR="00653DD9">
        <w:rPr>
          <w:bCs/>
        </w:rPr>
        <w:t xml:space="preserve">. While the typing test correlated with these at </w:t>
      </w:r>
      <w:r w:rsidR="00653DD9">
        <w:rPr>
          <w:bCs/>
          <w:i/>
          <w:iCs/>
        </w:rPr>
        <w:t>r</w:t>
      </w:r>
      <w:r w:rsidR="00653DD9">
        <w:rPr>
          <w:bCs/>
        </w:rPr>
        <w:t xml:space="preserve"> = .2</w:t>
      </w:r>
      <w:r w:rsidR="002158DB">
        <w:rPr>
          <w:bCs/>
        </w:rPr>
        <w:t>3 (APM)</w:t>
      </w:r>
      <w:r w:rsidR="00653DD9">
        <w:rPr>
          <w:bCs/>
        </w:rPr>
        <w:t xml:space="preserve"> and </w:t>
      </w:r>
      <w:r w:rsidR="00653DD9">
        <w:rPr>
          <w:bCs/>
          <w:i/>
          <w:iCs/>
        </w:rPr>
        <w:t xml:space="preserve">r </w:t>
      </w:r>
      <w:r w:rsidR="00653DD9">
        <w:rPr>
          <w:bCs/>
        </w:rPr>
        <w:t>= .2</w:t>
      </w:r>
      <w:r w:rsidR="002158DB">
        <w:rPr>
          <w:bCs/>
        </w:rPr>
        <w:t>2 (AOSPAN)</w:t>
      </w:r>
      <w:r w:rsidR="00653DD9">
        <w:rPr>
          <w:bCs/>
        </w:rPr>
        <w:t xml:space="preserve">. </w:t>
      </w:r>
      <w:r w:rsidR="002158DB">
        <w:rPr>
          <w:bCs/>
        </w:rPr>
        <w:t xml:space="preserve">Since working memory and </w:t>
      </w:r>
      <w:r w:rsidR="002158DB">
        <w:rPr>
          <w:bCs/>
          <w:i/>
          <w:iCs/>
        </w:rPr>
        <w:t xml:space="preserve">gF </w:t>
      </w:r>
      <w:r w:rsidR="002158DB">
        <w:rPr>
          <w:bCs/>
        </w:rPr>
        <w:t xml:space="preserve">were not perfectly correlated it is </w:t>
      </w:r>
      <w:r w:rsidR="005A186B">
        <w:rPr>
          <w:bCs/>
        </w:rPr>
        <w:t>strange that their correlations with the typing task were almost the same</w:t>
      </w:r>
      <w:r w:rsidR="00A16B28">
        <w:rPr>
          <w:bCs/>
        </w:rPr>
        <w:t>, and not very strong</w:t>
      </w:r>
      <w:r w:rsidR="005A186B">
        <w:rPr>
          <w:bCs/>
        </w:rPr>
        <w:t xml:space="preserve">. </w:t>
      </w:r>
      <w:r w:rsidR="00A16B28">
        <w:rPr>
          <w:bCs/>
        </w:rPr>
        <w:t>Perhaps using a different form of expertise</w:t>
      </w:r>
      <w:r w:rsidR="00452488">
        <w:rPr>
          <w:bCs/>
        </w:rPr>
        <w:t xml:space="preserve"> that relates closer to working memory and </w:t>
      </w:r>
      <w:r w:rsidR="00452488">
        <w:rPr>
          <w:bCs/>
          <w:i/>
          <w:iCs/>
        </w:rPr>
        <w:t>gF</w:t>
      </w:r>
      <w:r w:rsidR="00452488">
        <w:rPr>
          <w:bCs/>
        </w:rPr>
        <w:t xml:space="preserve">, </w:t>
      </w:r>
      <w:r w:rsidR="00A16B28">
        <w:rPr>
          <w:bCs/>
        </w:rPr>
        <w:t>instead of typing, could make a difference and make this a stronger correlation.</w:t>
      </w:r>
      <w:r w:rsidR="00452488">
        <w:rPr>
          <w:bCs/>
        </w:rPr>
        <w:t xml:space="preserve"> </w:t>
      </w:r>
    </w:p>
    <w:p w14:paraId="20AE25C0" w14:textId="675FABAB" w:rsidR="0014106F" w:rsidRDefault="0014106F" w:rsidP="008C5395">
      <w:pPr>
        <w:spacing w:line="480" w:lineRule="auto"/>
        <w:ind w:firstLine="720"/>
        <w:rPr>
          <w:ins w:id="13" w:author="Wikowsky, Addie J" w:date="2019-06-14T21:37:00Z"/>
          <w:bCs/>
        </w:rPr>
      </w:pPr>
      <w:r w:rsidRPr="002158DB">
        <w:rPr>
          <w:bCs/>
        </w:rPr>
        <w:t>Another</w:t>
      </w:r>
      <w:r>
        <w:rPr>
          <w:bCs/>
        </w:rPr>
        <w:t xml:space="preserve"> suggestion </w:t>
      </w:r>
      <w:r w:rsidR="00AF04F3">
        <w:rPr>
          <w:bCs/>
        </w:rPr>
        <w:t>would be</w:t>
      </w:r>
      <w:r>
        <w:rPr>
          <w:bCs/>
        </w:rPr>
        <w:t xml:space="preserve"> to compare the results within subjects rather than </w:t>
      </w:r>
      <w:r w:rsidR="00AA6960">
        <w:rPr>
          <w:bCs/>
        </w:rPr>
        <w:t>between</w:t>
      </w:r>
      <w:r w:rsidR="00AF04F3">
        <w:rPr>
          <w:bCs/>
        </w:rPr>
        <w:t>, somehow manipulating expertise in the study</w:t>
      </w:r>
      <w:r w:rsidR="00AA6960">
        <w:rPr>
          <w:bCs/>
        </w:rPr>
        <w:t xml:space="preserve">. </w:t>
      </w:r>
      <w:commentRangeStart w:id="14"/>
      <w:r w:rsidR="002849F9">
        <w:rPr>
          <w:bCs/>
        </w:rPr>
        <w:t>This</w:t>
      </w:r>
      <w:r w:rsidR="00AF04F3">
        <w:rPr>
          <w:bCs/>
        </w:rPr>
        <w:t xml:space="preserve"> study</w:t>
      </w:r>
      <w:r w:rsidR="002849F9">
        <w:rPr>
          <w:bCs/>
        </w:rPr>
        <w:t xml:space="preserve"> would be interesting to look at because we could include different levels of expertise, such as those who have taken at least two years of French, German, or Spanish, versus those who have taken four or more years of those languages. </w:t>
      </w:r>
      <w:commentRangeEnd w:id="14"/>
      <w:r w:rsidR="00AF04F3">
        <w:rPr>
          <w:rStyle w:val="CommentReference"/>
        </w:rPr>
        <w:commentReference w:id="14"/>
      </w:r>
    </w:p>
    <w:p w14:paraId="2F8AB613" w14:textId="77777777" w:rsidR="008C5395" w:rsidRPr="00F541C0" w:rsidRDefault="008C5395" w:rsidP="008C5395">
      <w:pPr>
        <w:spacing w:line="480" w:lineRule="auto"/>
        <w:ind w:firstLine="720"/>
        <w:rPr>
          <w:bCs/>
        </w:rPr>
      </w:pPr>
    </w:p>
    <w:p w14:paraId="534B8FBD" w14:textId="38AB6CEB" w:rsidR="00F541C0" w:rsidRDefault="00F541C0"/>
    <w:p w14:paraId="405EF70A" w14:textId="77777777" w:rsidR="00EE611C" w:rsidRDefault="00EE611C">
      <w:r>
        <w:br w:type="page"/>
      </w:r>
    </w:p>
    <w:p w14:paraId="21002A73" w14:textId="237E53BB" w:rsidR="007D5C47" w:rsidRDefault="00E05CF5" w:rsidP="009520B2">
      <w:pPr>
        <w:spacing w:line="480" w:lineRule="auto"/>
        <w:jc w:val="center"/>
      </w:pPr>
      <w:r w:rsidRPr="009F4725">
        <w:lastRenderedPageBreak/>
        <w:t>References</w:t>
      </w:r>
    </w:p>
    <w:p w14:paraId="52C2564F" w14:textId="77777777" w:rsidR="00DD769E" w:rsidRDefault="00DD769E" w:rsidP="00DD769E">
      <w:pPr>
        <w:spacing w:line="480" w:lineRule="auto"/>
      </w:pPr>
      <w:proofErr w:type="spellStart"/>
      <w:r>
        <w:t>Amthauer</w:t>
      </w:r>
      <w:proofErr w:type="spellEnd"/>
      <w:r>
        <w:t xml:space="preserve">, R., </w:t>
      </w:r>
      <w:proofErr w:type="spellStart"/>
      <w:r>
        <w:t>Brocke</w:t>
      </w:r>
      <w:proofErr w:type="spellEnd"/>
      <w:r>
        <w:t xml:space="preserve">, B., </w:t>
      </w:r>
      <w:proofErr w:type="spellStart"/>
      <w:r>
        <w:t>Liepmann</w:t>
      </w:r>
      <w:proofErr w:type="spellEnd"/>
      <w:r>
        <w:t xml:space="preserve">, D., &amp; </w:t>
      </w:r>
      <w:proofErr w:type="spellStart"/>
      <w:r>
        <w:t>Beauducel</w:t>
      </w:r>
      <w:proofErr w:type="spellEnd"/>
      <w:r>
        <w:t xml:space="preserve">, A. (2001). </w:t>
      </w:r>
      <w:proofErr w:type="spellStart"/>
      <w:r>
        <w:t>Intelligenz</w:t>
      </w:r>
      <w:proofErr w:type="spellEnd"/>
      <w:r>
        <w:t>-</w:t>
      </w:r>
      <w:proofErr w:type="spellStart"/>
      <w:r>
        <w:t>Struktur</w:t>
      </w:r>
      <w:proofErr w:type="spellEnd"/>
      <w:r>
        <w:t xml:space="preserve">-Test </w:t>
      </w:r>
    </w:p>
    <w:p w14:paraId="471957E6" w14:textId="707BA6FE" w:rsidR="00DD769E" w:rsidRDefault="00DD769E" w:rsidP="00653DD9">
      <w:pPr>
        <w:spacing w:line="480" w:lineRule="auto"/>
        <w:ind w:firstLine="720"/>
      </w:pPr>
      <w:r>
        <w:t xml:space="preserve">2000 R. </w:t>
      </w:r>
      <w:r>
        <w:rPr>
          <w:i/>
          <w:iCs/>
        </w:rPr>
        <w:t xml:space="preserve">Göttingen: </w:t>
      </w:r>
      <w:proofErr w:type="spellStart"/>
      <w:r>
        <w:rPr>
          <w:i/>
          <w:iCs/>
        </w:rPr>
        <w:t>Hogrefe</w:t>
      </w:r>
      <w:proofErr w:type="spellEnd"/>
      <w:r>
        <w:t xml:space="preserve">, </w:t>
      </w:r>
      <w:r>
        <w:rPr>
          <w:i/>
          <w:iCs/>
        </w:rPr>
        <w:t>2</w:t>
      </w:r>
      <w:r>
        <w:t>.</w:t>
      </w:r>
    </w:p>
    <w:p w14:paraId="2839777A" w14:textId="23F97247" w:rsidR="00EE71EE" w:rsidRDefault="00EE71EE" w:rsidP="00DD769E">
      <w:pPr>
        <w:spacing w:line="480" w:lineRule="auto"/>
        <w:ind w:left="720" w:hanging="720"/>
      </w:pPr>
      <w:r w:rsidRPr="00EE71EE">
        <w:t>Baddeley, A.</w:t>
      </w:r>
      <w:r>
        <w:t xml:space="preserve"> D.,</w:t>
      </w:r>
      <w:r w:rsidRPr="00EE71EE">
        <w:t xml:space="preserve"> (1986). </w:t>
      </w:r>
      <w:r w:rsidRPr="00EE71EE">
        <w:rPr>
          <w:i/>
          <w:iCs/>
        </w:rPr>
        <w:t>Working memory</w:t>
      </w:r>
      <w:r w:rsidRPr="00EE71EE">
        <w:t>. Oxford: Clarendon Press.</w:t>
      </w:r>
    </w:p>
    <w:p w14:paraId="17D2B61A" w14:textId="1D59CC10" w:rsidR="00E05CF5" w:rsidRPr="00E05CF5" w:rsidRDefault="00E05CF5" w:rsidP="00DD769E">
      <w:pPr>
        <w:spacing w:line="480" w:lineRule="auto"/>
        <w:ind w:left="720" w:hanging="720"/>
      </w:pPr>
      <w:r w:rsidRPr="00E05CF5">
        <w:t>Baddeley, A. D.</w:t>
      </w:r>
      <w:r w:rsidR="00EE71EE">
        <w:t>,</w:t>
      </w:r>
      <w:r w:rsidRPr="00E05CF5">
        <w:t xml:space="preserve"> (2002). Is working memory still working? </w:t>
      </w:r>
      <w:r w:rsidRPr="00E05CF5">
        <w:rPr>
          <w:i/>
          <w:iCs/>
        </w:rPr>
        <w:t>European Psychologist</w:t>
      </w:r>
      <w:r w:rsidRPr="00E05CF5">
        <w:t>, </w:t>
      </w:r>
      <w:r w:rsidRPr="00E05CF5">
        <w:rPr>
          <w:i/>
          <w:iCs/>
        </w:rPr>
        <w:t>7</w:t>
      </w:r>
      <w:r w:rsidRPr="00E05CF5">
        <w:t xml:space="preserve">(2), 85–97. </w:t>
      </w:r>
      <w:proofErr w:type="spellStart"/>
      <w:r w:rsidR="00653DD9">
        <w:t>doi</w:t>
      </w:r>
      <w:proofErr w:type="spellEnd"/>
      <w:r w:rsidR="00632351">
        <w:t xml:space="preserve">: </w:t>
      </w:r>
      <w:r w:rsidRPr="00E05CF5">
        <w:t>10.1027//1016-9040.7.2.85</w:t>
      </w:r>
    </w:p>
    <w:p w14:paraId="72D6A422" w14:textId="6EB5C703"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 xml:space="preserve">(4), 485–493. </w:t>
      </w:r>
      <w:r w:rsidR="00632351">
        <w:t xml:space="preserve"> doi: </w:t>
      </w:r>
      <w:r w:rsidRPr="00AC1650">
        <w:t>10.1037/0894-4105.8.4.485</w:t>
      </w:r>
    </w:p>
    <w:p w14:paraId="382E8E89" w14:textId="6682C9A4"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r w:rsidR="003E69AE">
        <w:t xml:space="preserve">doi: </w:t>
      </w:r>
      <w:r w:rsidR="003E69AE" w:rsidRPr="003E69AE">
        <w:t>10.1037/h0046743</w:t>
      </w:r>
    </w:p>
    <w:p w14:paraId="42121DF2" w14:textId="400D3D99" w:rsidR="00732B2C" w:rsidRPr="00732B2C" w:rsidRDefault="00732B2C" w:rsidP="0020417F">
      <w:pPr>
        <w:spacing w:line="480" w:lineRule="auto"/>
        <w:ind w:left="720" w:hanging="720"/>
      </w:pPr>
      <w:r w:rsidRPr="00732B2C">
        <w:t>Chase, W. G., &amp; Simon, H. A., (1973). Perception in chess. </w:t>
      </w:r>
      <w:r w:rsidRPr="00732B2C">
        <w:rPr>
          <w:i/>
          <w:iCs/>
        </w:rPr>
        <w:t>Cognitive Psychology, 4</w:t>
      </w:r>
      <w:r w:rsidRPr="00732B2C">
        <w:t>(1), 55-81.</w:t>
      </w:r>
      <w:r w:rsidR="0020417F">
        <w:t xml:space="preserve"> </w:t>
      </w:r>
      <w:proofErr w:type="spellStart"/>
      <w:r w:rsidR="0020417F">
        <w:t>doi</w:t>
      </w:r>
      <w:proofErr w:type="spellEnd"/>
      <w:r w:rsidR="0020417F">
        <w:t xml:space="preserve">: </w:t>
      </w:r>
      <w:r w:rsidR="00653DD9" w:rsidRPr="00653DD9">
        <w:t xml:space="preserve">10.1016/0010-0285(73)90004-2 </w:t>
      </w:r>
    </w:p>
    <w:p w14:paraId="4C13A135" w14:textId="4BDE7505"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xml:space="preserve">, P., &amp; Glaser, R., (1981). Categorization and </w:t>
      </w:r>
      <w:r w:rsidR="0020417F">
        <w:t>r</w:t>
      </w:r>
      <w:r w:rsidRPr="00732B2C">
        <w:t xml:space="preserve">epresentation of </w:t>
      </w:r>
      <w:r w:rsidR="0020417F">
        <w:t>p</w:t>
      </w:r>
      <w:r w:rsidR="0020417F" w:rsidRPr="00732B2C">
        <w:t xml:space="preserve">hysics </w:t>
      </w:r>
      <w:r w:rsidR="0020417F">
        <w:t>p</w:t>
      </w:r>
      <w:r w:rsidRPr="00732B2C">
        <w:t xml:space="preserve">roblems by </w:t>
      </w:r>
      <w:r w:rsidR="0020417F">
        <w:t>e</w:t>
      </w:r>
      <w:r w:rsidR="0020417F" w:rsidRPr="00732B2C">
        <w:t xml:space="preserve">xperts </w:t>
      </w:r>
      <w:r w:rsidRPr="00732B2C">
        <w:t xml:space="preserve">and </w:t>
      </w:r>
      <w:r w:rsidR="0020417F">
        <w:t>n</w:t>
      </w:r>
      <w:r w:rsidR="0020417F" w:rsidRPr="00732B2C">
        <w:t>ovices</w:t>
      </w:r>
      <w:r w:rsidRPr="00732B2C">
        <w:t>. </w:t>
      </w:r>
      <w:r w:rsidRPr="00732B2C">
        <w:rPr>
          <w:i/>
          <w:iCs/>
        </w:rPr>
        <w:t>Cognitive Science</w:t>
      </w:r>
      <w:r w:rsidRPr="00732B2C">
        <w:t>, </w:t>
      </w:r>
      <w:r w:rsidRPr="00732B2C">
        <w:rPr>
          <w:i/>
          <w:iCs/>
        </w:rPr>
        <w:t>5</w:t>
      </w:r>
      <w:r w:rsidRPr="00732B2C">
        <w:t>(2), 121-152.</w:t>
      </w:r>
      <w:r w:rsidR="004B0F39">
        <w:t xml:space="preserve"> doi: </w:t>
      </w:r>
      <w:r w:rsidR="004B0F39" w:rsidRPr="004B0F39">
        <w:t>10.1207/s15516709cog0502_2</w:t>
      </w:r>
    </w:p>
    <w:p w14:paraId="339FAB48" w14:textId="69409139" w:rsidR="00720AEB" w:rsidRPr="00720AEB" w:rsidRDefault="00720AEB" w:rsidP="008532F6">
      <w:pPr>
        <w:spacing w:line="480" w:lineRule="auto"/>
        <w:ind w:left="720" w:hanging="720"/>
      </w:pPr>
      <w:r>
        <w:t xml:space="preserve">Chi, M., Glaser, R., &amp; Rees., E. (1982). Expertise in problem solving. In R. J. Sternberg (Ed.), </w:t>
      </w:r>
      <w:r>
        <w:rPr>
          <w:i/>
        </w:rPr>
        <w:t>Advances in the Psychology of Human Intelligence,</w:t>
      </w:r>
      <w:r>
        <w:t xml:space="preserve"> (Vol. 1). Hillsdale, NJ: Erlbaum.</w:t>
      </w:r>
    </w:p>
    <w:p w14:paraId="745BC8D9" w14:textId="01F01D6D" w:rsidR="00946970" w:rsidRDefault="00946970" w:rsidP="008532F6">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r w:rsidR="008532F6">
        <w:t xml:space="preserve"> </w:t>
      </w:r>
      <w:proofErr w:type="spellStart"/>
      <w:r w:rsidR="008532F6">
        <w:t>doi</w:t>
      </w:r>
      <w:proofErr w:type="spellEnd"/>
      <w:r w:rsidR="008532F6">
        <w:t>:</w:t>
      </w:r>
      <w:r w:rsidR="008532F6" w:rsidRPr="008532F6">
        <w:t xml:space="preserve"> </w:t>
      </w:r>
      <w:r w:rsidR="00653DD9" w:rsidRPr="00653DD9">
        <w:t xml:space="preserve">10.1016/s0160-2896(01)00096-4 </w:t>
      </w:r>
    </w:p>
    <w:p w14:paraId="0382B81E" w14:textId="0ED653F3" w:rsidR="002928B5" w:rsidRDefault="002928B5" w:rsidP="0093010C">
      <w:pPr>
        <w:spacing w:line="480" w:lineRule="auto"/>
        <w:ind w:left="720" w:hanging="720"/>
      </w:pPr>
      <w:r>
        <w:lastRenderedPageBreak/>
        <w:t xml:space="preserve">Daneman, M., Carpenter, P. A., (1980). Individual differences in working memory and reading. </w:t>
      </w:r>
      <w:r>
        <w:rPr>
          <w:i/>
        </w:rPr>
        <w:t>Journal of Verbal Learning and Verbal Behavior</w:t>
      </w:r>
      <w:r>
        <w:t>, 19(4), 450-466.</w:t>
      </w:r>
      <w:r w:rsidR="004E4C44">
        <w:t xml:space="preserve"> doi: </w:t>
      </w:r>
      <w:r w:rsidR="004E4C44" w:rsidRPr="004E4C44">
        <w:t>10.1016/S0022-5371(80)90312-6</w:t>
      </w:r>
    </w:p>
    <w:p w14:paraId="75B2B8CD" w14:textId="77777777" w:rsidR="0093010C" w:rsidRDefault="0093010C" w:rsidP="0093010C">
      <w:pPr>
        <w:spacing w:line="480" w:lineRule="auto"/>
      </w:pPr>
      <w:proofErr w:type="spellStart"/>
      <w:r>
        <w:t>Faul</w:t>
      </w:r>
      <w:proofErr w:type="spellEnd"/>
      <w:r>
        <w:t xml:space="preserve">, F., </w:t>
      </w:r>
      <w:proofErr w:type="spellStart"/>
      <w:r>
        <w:t>Erdfelder</w:t>
      </w:r>
      <w:proofErr w:type="spellEnd"/>
      <w:r>
        <w:t xml:space="preserve">, E., Lang, A.-G., &amp; Buchner, A. (2007). G*Power 3: A flexible statistical </w:t>
      </w:r>
    </w:p>
    <w:p w14:paraId="16B77A4F" w14:textId="77777777" w:rsidR="0093010C" w:rsidRDefault="0093010C" w:rsidP="0093010C">
      <w:pPr>
        <w:spacing w:line="480" w:lineRule="auto"/>
        <w:ind w:firstLine="720"/>
        <w:rPr>
          <w:i/>
          <w:iCs/>
        </w:rPr>
      </w:pPr>
      <w:r>
        <w:t xml:space="preserve">power analysis program for the social, behavioral, and biomedical sciences. </w:t>
      </w:r>
      <w:r>
        <w:rPr>
          <w:i/>
          <w:iCs/>
        </w:rPr>
        <w:t xml:space="preserve">Behavior </w:t>
      </w:r>
    </w:p>
    <w:p w14:paraId="744F502E" w14:textId="5F538F8C" w:rsidR="0093010C" w:rsidRDefault="0093010C" w:rsidP="00653DD9">
      <w:pPr>
        <w:spacing w:line="480" w:lineRule="auto"/>
        <w:ind w:firstLine="720"/>
      </w:pPr>
      <w:r>
        <w:rPr>
          <w:i/>
          <w:iCs/>
        </w:rPr>
        <w:t>Research Methods</w:t>
      </w:r>
      <w:r>
        <w:t xml:space="preserve">, </w:t>
      </w:r>
      <w:r>
        <w:rPr>
          <w:i/>
          <w:iCs/>
        </w:rPr>
        <w:t>39</w:t>
      </w:r>
      <w:r>
        <w:t>, 175-191.</w:t>
      </w:r>
      <w:r w:rsidR="00983405">
        <w:t xml:space="preserve"> doi: </w:t>
      </w:r>
      <w:r w:rsidR="00983405" w:rsidRPr="00983405">
        <w:t xml:space="preserve">10.3758/bf03193146 </w:t>
      </w:r>
    </w:p>
    <w:p w14:paraId="28882979" w14:textId="2ACA68F9" w:rsidR="00720AEB" w:rsidRPr="00D175E5" w:rsidRDefault="00D175E5" w:rsidP="0093010C">
      <w:pPr>
        <w:spacing w:line="480" w:lineRule="auto"/>
        <w:ind w:left="720" w:hanging="720"/>
      </w:pPr>
      <w:proofErr w:type="spellStart"/>
      <w:r>
        <w:t>Grabner</w:t>
      </w:r>
      <w:proofErr w:type="spellEnd"/>
      <w:r>
        <w:t xml:space="preserve">, H. R., Neubauer, A. C., Stern, E. (2006). Superior performance and neural efficiency: The impact of intelligence and expertise. </w:t>
      </w:r>
      <w:r>
        <w:rPr>
          <w:i/>
        </w:rPr>
        <w:t>Brain Research Bulletin,</w:t>
      </w:r>
      <w:r>
        <w:t xml:space="preserve"> 69, 422-439.</w:t>
      </w:r>
      <w:r w:rsidR="004902BD">
        <w:t xml:space="preserve"> doi: </w:t>
      </w:r>
      <w:r w:rsidR="004902BD" w:rsidRPr="004902BD">
        <w:t>10.1016/j.brainresbull.2006.02.009</w:t>
      </w:r>
    </w:p>
    <w:p w14:paraId="79BB1E2E" w14:textId="611BBA68" w:rsidR="00E05CF5" w:rsidRDefault="00F2110B" w:rsidP="00963581">
      <w:pPr>
        <w:spacing w:line="480" w:lineRule="auto"/>
        <w:ind w:left="720" w:hanging="720"/>
      </w:pPr>
      <w:r w:rsidRPr="00F2110B">
        <w:t xml:space="preserve">Geary, David. (2009). </w:t>
      </w:r>
      <w:r w:rsidRPr="00653DD9">
        <w:rPr>
          <w:i/>
          <w:iCs/>
        </w:rPr>
        <w:t>The evolution of general fluid intelligence</w:t>
      </w:r>
      <w:r w:rsidRPr="00F2110B">
        <w:t xml:space="preserve">. </w:t>
      </w:r>
      <w:r w:rsidR="00BF1237">
        <w:t xml:space="preserve">In </w:t>
      </w:r>
      <w:r w:rsidR="00963581">
        <w:t xml:space="preserve">S. </w:t>
      </w:r>
      <w:proofErr w:type="spellStart"/>
      <w:r w:rsidR="00963581">
        <w:t>Platek</w:t>
      </w:r>
      <w:proofErr w:type="spellEnd"/>
      <w:r w:rsidR="00963581">
        <w:t xml:space="preserve"> &amp; Shackelford, T.K. (Eds.), </w:t>
      </w:r>
      <w:r w:rsidRPr="00653DD9">
        <w:rPr>
          <w:iCs/>
        </w:rPr>
        <w:t>Foundations in Evolutionary Cognitive Neuroscience</w:t>
      </w:r>
      <w:r w:rsidRPr="00F2110B">
        <w:t>.</w:t>
      </w:r>
      <w:r w:rsidR="00963581">
        <w:t xml:space="preserve"> (pgs.</w:t>
      </w:r>
      <w:r w:rsidRPr="00F2110B">
        <w:t xml:space="preserve"> 22-56</w:t>
      </w:r>
      <w:r w:rsidR="00963581">
        <w:t>)</w:t>
      </w:r>
      <w:r w:rsidRPr="00F2110B">
        <w:t xml:space="preserve">. </w:t>
      </w:r>
      <w:r w:rsidR="001515CD">
        <w:t xml:space="preserve">doi: </w:t>
      </w:r>
      <w:r w:rsidRPr="00F2110B">
        <w:t>10.1017/CBO9780511626586.002.</w:t>
      </w:r>
    </w:p>
    <w:p w14:paraId="1B90A0BB" w14:textId="64B5A9DA"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r w:rsidR="00093116">
        <w:t xml:space="preserve">doi: </w:t>
      </w:r>
      <w:r w:rsidR="00093116" w:rsidRPr="00093116">
        <w:t>10.1038/nn1014</w:t>
      </w:r>
    </w:p>
    <w:p w14:paraId="1FE2EA58" w14:textId="23B6E96B"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proofErr w:type="spellStart"/>
      <w:r w:rsidR="00093116">
        <w:t>doi</w:t>
      </w:r>
      <w:proofErr w:type="spellEnd"/>
      <w:r w:rsidR="00093116">
        <w:t xml:space="preserve">: </w:t>
      </w:r>
      <w:r w:rsidR="00093116" w:rsidRPr="00653DD9">
        <w:t>10.1037/h0025662</w:t>
      </w:r>
    </w:p>
    <w:p w14:paraId="7676126E" w14:textId="3B257581" w:rsidR="006E3389" w:rsidRPr="006E3389" w:rsidRDefault="006E3389" w:rsidP="00500FFE">
      <w:pPr>
        <w:spacing w:line="480" w:lineRule="auto"/>
        <w:ind w:left="720" w:hanging="720"/>
      </w:pPr>
      <w:r>
        <w:t xml:space="preserve">Jaeggi, S. M., Buschkuehl, M., Perrig, W. J., &amp; Meier, B., (2010). The concurrent validity of the </w:t>
      </w:r>
      <w:r>
        <w:rPr>
          <w:i/>
        </w:rPr>
        <w:t>N</w:t>
      </w:r>
      <w:r>
        <w:t xml:space="preserve">-back task as a working memory measure. </w:t>
      </w:r>
      <w:r>
        <w:rPr>
          <w:i/>
        </w:rPr>
        <w:t>Memory</w:t>
      </w:r>
      <w:r>
        <w:t xml:space="preserve">, </w:t>
      </w:r>
      <w:r w:rsidRPr="00653DD9">
        <w:rPr>
          <w:i/>
          <w:iCs/>
        </w:rPr>
        <w:t>18</w:t>
      </w:r>
      <w:r w:rsidR="00093116">
        <w:t>(</w:t>
      </w:r>
      <w:r>
        <w:t>4</w:t>
      </w:r>
      <w:r w:rsidR="00093116">
        <w:t>)</w:t>
      </w:r>
      <w:r>
        <w:t>, 394-412.</w:t>
      </w:r>
      <w:r w:rsidR="00ED53F8">
        <w:t xml:space="preserve"> doi: </w:t>
      </w:r>
      <w:r w:rsidR="00ED53F8" w:rsidRPr="00ED53F8">
        <w:t>10.1080/09658211003702171</w:t>
      </w:r>
    </w:p>
    <w:p w14:paraId="41C57E19" w14:textId="3A31C470"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r w:rsidR="00D37A5A">
        <w:t xml:space="preserve"> doi: </w:t>
      </w:r>
      <w:r w:rsidR="00D37A5A" w:rsidRPr="00D37A5A">
        <w:t>10.1037/0033-2909.131.1.66</w:t>
      </w:r>
    </w:p>
    <w:p w14:paraId="136FE39E" w14:textId="6B0D4599" w:rsidR="002928B5" w:rsidRPr="002928B5" w:rsidRDefault="002928B5" w:rsidP="00851DC5">
      <w:pPr>
        <w:spacing w:line="480" w:lineRule="auto"/>
        <w:ind w:left="720" w:hanging="720"/>
      </w:pPr>
      <w:r>
        <w:lastRenderedPageBreak/>
        <w:t xml:space="preserve">Kirchner, W. K., (1958). Age differences in short-term retention of rapidly changing information. </w:t>
      </w:r>
      <w:r>
        <w:rPr>
          <w:i/>
        </w:rPr>
        <w:t>Journal of Experimental Psychology</w:t>
      </w:r>
      <w:r>
        <w:t>, 55(4), 352-358.</w:t>
      </w:r>
      <w:r w:rsidR="00D872FE">
        <w:t xml:space="preserve"> doi: </w:t>
      </w:r>
      <w:r w:rsidR="00D872FE" w:rsidRPr="00D872FE">
        <w:t>10.1037/h0043688</w:t>
      </w:r>
    </w:p>
    <w:p w14:paraId="7672E639" w14:textId="633E8D03" w:rsidR="00215F53" w:rsidRDefault="00732B2C" w:rsidP="00653DD9">
      <w:pPr>
        <w:spacing w:line="480" w:lineRule="auto"/>
        <w:ind w:left="720" w:hanging="720"/>
        <w:rPr>
          <w:rStyle w:val="Hyperlink"/>
        </w:rPr>
      </w:pPr>
      <w:r w:rsidRPr="00732B2C">
        <w:t xml:space="preserve">Miller, G. A., (1956). The magical number seven, plus or minus two: Some limits on our capacity for processing information. </w:t>
      </w:r>
      <w:r w:rsidRPr="00732B2C">
        <w:rPr>
          <w:i/>
        </w:rPr>
        <w:t>Psychological Review</w:t>
      </w:r>
      <w:r w:rsidRPr="00732B2C">
        <w:t xml:space="preserve">, </w:t>
      </w:r>
      <w:r w:rsidRPr="00653DD9">
        <w:rPr>
          <w:i/>
          <w:iCs/>
        </w:rPr>
        <w:t>63</w:t>
      </w:r>
      <w:r w:rsidR="00293D82">
        <w:t>(2)</w:t>
      </w:r>
      <w:r w:rsidRPr="00732B2C">
        <w:t>, 81-97.</w:t>
      </w:r>
      <w:r w:rsidR="00D872FE">
        <w:t xml:space="preserve"> </w:t>
      </w:r>
      <w:proofErr w:type="spellStart"/>
      <w:r w:rsidR="00D872FE">
        <w:t>doi</w:t>
      </w:r>
      <w:proofErr w:type="spellEnd"/>
      <w:r w:rsidR="00D872FE">
        <w:t xml:space="preserve">: </w:t>
      </w:r>
      <w:r w:rsidR="00D872FE" w:rsidRPr="00D872FE">
        <w:t>10.1037/h0043158</w:t>
      </w:r>
    </w:p>
    <w:p w14:paraId="006122A8" w14:textId="36722A7E" w:rsidR="002928B5" w:rsidRDefault="002928B5" w:rsidP="00720AEB">
      <w:pPr>
        <w:spacing w:line="480" w:lineRule="auto"/>
        <w:ind w:left="720" w:hanging="720"/>
      </w:pPr>
      <w:r w:rsidRPr="002928B5">
        <w:t>Raven, J. C. (1936). Mental tests used in genetic studies: The performance of related individuals on tests mainly educative and mainly reproductive. MSc Thesis of University of London.</w:t>
      </w:r>
    </w:p>
    <w:p w14:paraId="3981E6B3" w14:textId="6DF01A5C" w:rsidR="00331E9F" w:rsidRDefault="00331E9F" w:rsidP="00331E9F">
      <w:pPr>
        <w:spacing w:line="480" w:lineRule="auto"/>
        <w:ind w:left="720" w:hanging="720"/>
      </w:pPr>
      <w:r w:rsidRPr="0028453C">
        <w:t xml:space="preserve">Redick, T.S., Broadway, J. M., Meier, M.E., Kuriakose, P.S., Unsworth, N., Kane, M. J., Engle, R.W., (2012). Measuring </w:t>
      </w:r>
      <w:r w:rsidR="00C74EB3">
        <w:t>w</w:t>
      </w:r>
      <w:r w:rsidRPr="0028453C">
        <w:t xml:space="preserve">orking </w:t>
      </w:r>
      <w:r w:rsidR="00C74EB3">
        <w:t>m</w:t>
      </w:r>
      <w:r w:rsidR="00C74EB3" w:rsidRPr="0028453C">
        <w:t xml:space="preserve">emory </w:t>
      </w:r>
      <w:r w:rsidR="00C74EB3">
        <w:t>c</w:t>
      </w:r>
      <w:r w:rsidRPr="0028453C">
        <w:t xml:space="preserve">apacity </w:t>
      </w:r>
      <w:r w:rsidR="00C74EB3">
        <w:t>w</w:t>
      </w:r>
      <w:r w:rsidRPr="0028453C">
        <w:t xml:space="preserve">ith </w:t>
      </w:r>
      <w:r w:rsidR="00C74EB3">
        <w:t>a</w:t>
      </w:r>
      <w:r w:rsidRPr="0028453C">
        <w:t xml:space="preserve">utomated </w:t>
      </w:r>
      <w:r w:rsidR="00C74EB3">
        <w:t>c</w:t>
      </w:r>
      <w:r w:rsidRPr="0028453C">
        <w:t xml:space="preserve">omplex </w:t>
      </w:r>
      <w:r w:rsidR="00C74EB3">
        <w:t>s</w:t>
      </w:r>
      <w:r w:rsidRPr="0028453C">
        <w:t xml:space="preserve">pan </w:t>
      </w:r>
      <w:r w:rsidR="00C74EB3">
        <w:t>t</w:t>
      </w:r>
      <w:r w:rsidR="00C74EB3" w:rsidRPr="0028453C">
        <w:t>asks</w:t>
      </w:r>
      <w:r w:rsidRPr="0028453C">
        <w:t xml:space="preserve">. </w:t>
      </w:r>
      <w:r w:rsidRPr="0028453C">
        <w:rPr>
          <w:i/>
        </w:rPr>
        <w:t>European Journal of Psychological Assessment</w:t>
      </w:r>
      <w:r w:rsidR="00C74EB3">
        <w:rPr>
          <w:i/>
        </w:rPr>
        <w:t>,</w:t>
      </w:r>
      <w:r w:rsidRPr="0028453C">
        <w:t xml:space="preserve"> </w:t>
      </w:r>
      <w:r w:rsidRPr="00653DD9">
        <w:rPr>
          <w:i/>
          <w:iCs/>
        </w:rPr>
        <w:t>28</w:t>
      </w:r>
      <w:r w:rsidRPr="0028453C">
        <w:t>(3), 164-171</w:t>
      </w:r>
      <w:r w:rsidR="00C74EB3">
        <w:t>.</w:t>
      </w:r>
      <w:r w:rsidR="006A797F">
        <w:t xml:space="preserve"> doi: </w:t>
      </w:r>
      <w:r w:rsidR="006A797F" w:rsidRPr="006A797F">
        <w:t>10.1027/1015-5759/a000123</w:t>
      </w:r>
    </w:p>
    <w:p w14:paraId="3882DD84" w14:textId="2F30297E"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00C74EB3">
        <w:rPr>
          <w:color w:val="000000"/>
        </w:rPr>
        <w:t xml:space="preserve">. </w:t>
      </w:r>
      <w:r w:rsidRPr="00BB5A64">
        <w:rPr>
          <w:color w:val="000000"/>
        </w:rPr>
        <w:t>Boston: Allyn and Bacon.</w:t>
      </w:r>
    </w:p>
    <w:p w14:paraId="0D2091AD" w14:textId="60E37866" w:rsidR="006A424E" w:rsidRDefault="006A424E" w:rsidP="00C27873">
      <w:pPr>
        <w:spacing w:line="480" w:lineRule="auto"/>
        <w:ind w:left="720" w:hanging="720"/>
        <w:rPr>
          <w:color w:val="000000"/>
        </w:rPr>
      </w:pPr>
      <w:proofErr w:type="spellStart"/>
      <w:r w:rsidRPr="006A424E">
        <w:rPr>
          <w:color w:val="000000"/>
        </w:rPr>
        <w:t>Schmiedek</w:t>
      </w:r>
      <w:proofErr w:type="spellEnd"/>
      <w:r w:rsidRPr="006A424E">
        <w:rPr>
          <w:color w:val="000000"/>
        </w:rPr>
        <w:t>, F</w:t>
      </w:r>
      <w:r>
        <w:rPr>
          <w:color w:val="000000"/>
        </w:rPr>
        <w:t>.,</w:t>
      </w:r>
      <w:r w:rsidRPr="006A424E">
        <w:rPr>
          <w:color w:val="000000"/>
        </w:rPr>
        <w:t xml:space="preserve"> Hildebrandt, A</w:t>
      </w:r>
      <w:r>
        <w:rPr>
          <w:color w:val="000000"/>
        </w:rPr>
        <w:t>.,</w:t>
      </w:r>
      <w:r w:rsidRPr="006A424E">
        <w:rPr>
          <w:color w:val="000000"/>
        </w:rPr>
        <w:t xml:space="preserve"> </w:t>
      </w:r>
      <w:proofErr w:type="spellStart"/>
      <w:r w:rsidRPr="006A424E">
        <w:rPr>
          <w:color w:val="000000"/>
        </w:rPr>
        <w:t>Lövdén</w:t>
      </w:r>
      <w:proofErr w:type="spellEnd"/>
      <w:r w:rsidRPr="006A424E">
        <w:rPr>
          <w:color w:val="000000"/>
        </w:rPr>
        <w:t>, M</w:t>
      </w:r>
      <w:r>
        <w:rPr>
          <w:color w:val="000000"/>
        </w:rPr>
        <w:t>.,</w:t>
      </w:r>
      <w:r w:rsidRPr="006A424E">
        <w:rPr>
          <w:color w:val="000000"/>
        </w:rPr>
        <w:t xml:space="preserve"> </w:t>
      </w:r>
      <w:proofErr w:type="spellStart"/>
      <w:r w:rsidRPr="006A424E">
        <w:rPr>
          <w:color w:val="000000"/>
        </w:rPr>
        <w:t>Lindenberger</w:t>
      </w:r>
      <w:proofErr w:type="spellEnd"/>
      <w:r w:rsidRPr="006A424E">
        <w:rPr>
          <w:color w:val="000000"/>
        </w:rPr>
        <w:t>, U</w:t>
      </w:r>
      <w:r>
        <w:rPr>
          <w:color w:val="000000"/>
        </w:rPr>
        <w:t>.,</w:t>
      </w:r>
      <w:r w:rsidRPr="006A424E">
        <w:rPr>
          <w:color w:val="000000"/>
        </w:rPr>
        <w:t xml:space="preserve"> &amp; Wilhelm, O</w:t>
      </w:r>
      <w:r>
        <w:rPr>
          <w:color w:val="000000"/>
        </w:rPr>
        <w:t>.,</w:t>
      </w:r>
      <w:r w:rsidRPr="006A424E">
        <w:rPr>
          <w:color w:val="000000"/>
        </w:rPr>
        <w:t xml:space="preserve"> (2009). Complex </w:t>
      </w:r>
      <w:r>
        <w:rPr>
          <w:color w:val="000000"/>
        </w:rPr>
        <w:t>s</w:t>
      </w:r>
      <w:r w:rsidRPr="006A424E">
        <w:rPr>
          <w:color w:val="000000"/>
        </w:rPr>
        <w:t xml:space="preserve">pan </w:t>
      </w:r>
      <w:r>
        <w:rPr>
          <w:color w:val="000000"/>
        </w:rPr>
        <w:t>v</w:t>
      </w:r>
      <w:r w:rsidRPr="006A424E">
        <w:rPr>
          <w:color w:val="000000"/>
        </w:rPr>
        <w:t>ersus</w:t>
      </w:r>
      <w:r>
        <w:rPr>
          <w:color w:val="000000"/>
        </w:rPr>
        <w:t xml:space="preserve"> u</w:t>
      </w:r>
      <w:r w:rsidRPr="006A424E">
        <w:rPr>
          <w:color w:val="000000"/>
        </w:rPr>
        <w:t xml:space="preserve">pdating </w:t>
      </w:r>
      <w:r>
        <w:rPr>
          <w:color w:val="000000"/>
        </w:rPr>
        <w:t>t</w:t>
      </w:r>
      <w:r w:rsidRPr="006A424E">
        <w:rPr>
          <w:color w:val="000000"/>
        </w:rPr>
        <w:t xml:space="preserve">asks of </w:t>
      </w:r>
      <w:r>
        <w:rPr>
          <w:color w:val="000000"/>
        </w:rPr>
        <w:t>w</w:t>
      </w:r>
      <w:r w:rsidRPr="006A424E">
        <w:rPr>
          <w:color w:val="000000"/>
        </w:rPr>
        <w:t xml:space="preserve">orking </w:t>
      </w:r>
      <w:r>
        <w:rPr>
          <w:color w:val="000000"/>
        </w:rPr>
        <w:t>m</w:t>
      </w:r>
      <w:r w:rsidRPr="006A424E">
        <w:rPr>
          <w:color w:val="000000"/>
        </w:rPr>
        <w:t xml:space="preserve">emory: The </w:t>
      </w:r>
      <w:r>
        <w:rPr>
          <w:color w:val="000000"/>
        </w:rPr>
        <w:t>g</w:t>
      </w:r>
      <w:r w:rsidRPr="006A424E">
        <w:rPr>
          <w:color w:val="000000"/>
        </w:rPr>
        <w:t xml:space="preserve">ap </w:t>
      </w:r>
      <w:r>
        <w:rPr>
          <w:color w:val="000000"/>
        </w:rPr>
        <w:t>is</w:t>
      </w:r>
      <w:r w:rsidRPr="006A424E">
        <w:rPr>
          <w:color w:val="000000"/>
        </w:rPr>
        <w:t xml:space="preserve"> </w:t>
      </w:r>
      <w:r>
        <w:rPr>
          <w:color w:val="000000"/>
        </w:rPr>
        <w:t>n</w:t>
      </w:r>
      <w:r w:rsidRPr="006A424E">
        <w:rPr>
          <w:color w:val="000000"/>
        </w:rPr>
        <w:t>ot</w:t>
      </w:r>
      <w:r>
        <w:rPr>
          <w:color w:val="000000"/>
        </w:rPr>
        <w:t xml:space="preserve"> t</w:t>
      </w:r>
      <w:r w:rsidRPr="006A424E">
        <w:rPr>
          <w:color w:val="000000"/>
        </w:rPr>
        <w:t xml:space="preserve">hat </w:t>
      </w:r>
      <w:r>
        <w:rPr>
          <w:color w:val="000000"/>
        </w:rPr>
        <w:t>d</w:t>
      </w:r>
      <w:r w:rsidRPr="006A424E">
        <w:rPr>
          <w:color w:val="000000"/>
        </w:rPr>
        <w:t xml:space="preserve">eep. </w:t>
      </w:r>
      <w:r w:rsidRPr="006A424E">
        <w:rPr>
          <w:i/>
          <w:color w:val="000000"/>
        </w:rPr>
        <w:t xml:space="preserve">Journal of </w:t>
      </w:r>
      <w:r>
        <w:rPr>
          <w:i/>
          <w:color w:val="000000"/>
        </w:rPr>
        <w:t>E</w:t>
      </w:r>
      <w:r w:rsidRPr="006A424E">
        <w:rPr>
          <w:i/>
          <w:color w:val="000000"/>
        </w:rPr>
        <w:t xml:space="preserve">xperimental </w:t>
      </w:r>
      <w:r>
        <w:rPr>
          <w:i/>
          <w:color w:val="000000"/>
        </w:rPr>
        <w:t>P</w:t>
      </w:r>
      <w:r w:rsidRPr="006A424E">
        <w:rPr>
          <w:i/>
          <w:color w:val="000000"/>
        </w:rPr>
        <w:t>sychology</w:t>
      </w:r>
      <w:r>
        <w:rPr>
          <w:i/>
          <w:color w:val="000000"/>
        </w:rPr>
        <w:t>:</w:t>
      </w:r>
      <w:r w:rsidRPr="006A424E">
        <w:rPr>
          <w:i/>
          <w:color w:val="000000"/>
        </w:rPr>
        <w:t xml:space="preserve"> Learning, </w:t>
      </w:r>
      <w:r>
        <w:rPr>
          <w:i/>
          <w:color w:val="000000"/>
        </w:rPr>
        <w:t>M</w:t>
      </w:r>
      <w:r w:rsidRPr="006A424E">
        <w:rPr>
          <w:i/>
          <w:color w:val="000000"/>
        </w:rPr>
        <w:t xml:space="preserve">emory, and </w:t>
      </w:r>
      <w:r>
        <w:rPr>
          <w:i/>
          <w:color w:val="000000"/>
        </w:rPr>
        <w:t>C</w:t>
      </w:r>
      <w:r w:rsidRPr="006A424E">
        <w:rPr>
          <w:i/>
          <w:color w:val="000000"/>
        </w:rPr>
        <w:t>ognitio</w:t>
      </w:r>
      <w:r w:rsidR="00C74EB3">
        <w:rPr>
          <w:i/>
          <w:color w:val="000000"/>
        </w:rPr>
        <w:t>n,</w:t>
      </w:r>
      <w:r w:rsidR="00C74EB3">
        <w:rPr>
          <w:iCs/>
          <w:color w:val="000000"/>
        </w:rPr>
        <w:t xml:space="preserve"> </w:t>
      </w:r>
      <w:r w:rsidR="00C74EB3">
        <w:rPr>
          <w:i/>
          <w:color w:val="000000"/>
        </w:rPr>
        <w:t>35</w:t>
      </w:r>
      <w:r w:rsidR="00C74EB3">
        <w:rPr>
          <w:iCs/>
          <w:color w:val="000000"/>
        </w:rPr>
        <w:t xml:space="preserve">(4), </w:t>
      </w:r>
      <w:r w:rsidRPr="006A424E">
        <w:rPr>
          <w:color w:val="000000"/>
        </w:rPr>
        <w:t>1089-</w:t>
      </w:r>
      <w:r>
        <w:rPr>
          <w:color w:val="000000"/>
        </w:rPr>
        <w:t>10</w:t>
      </w:r>
      <w:r w:rsidRPr="006A424E">
        <w:rPr>
          <w:color w:val="000000"/>
        </w:rPr>
        <w:t xml:space="preserve">96. </w:t>
      </w:r>
      <w:r w:rsidR="00C74EB3">
        <w:rPr>
          <w:color w:val="000000"/>
        </w:rPr>
        <w:t xml:space="preserve">doi: </w:t>
      </w:r>
      <w:r w:rsidRPr="006A424E">
        <w:rPr>
          <w:color w:val="000000"/>
        </w:rPr>
        <w:t>10.1037/a0015730.</w:t>
      </w:r>
    </w:p>
    <w:p w14:paraId="5BFCC6F0" w14:textId="7E5BC260"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653DD9">
        <w:rPr>
          <w:i/>
          <w:iCs/>
        </w:rPr>
        <w:t>125</w:t>
      </w:r>
      <w:r w:rsidRPr="009734EE">
        <w:t>(1), 4–27.</w:t>
      </w:r>
      <w:r w:rsidR="00AC4D48">
        <w:t xml:space="preserve"> doi: </w:t>
      </w:r>
      <w:r w:rsidR="00AC4D48" w:rsidRPr="00AC4D48">
        <w:t>10.1037/0096-3445.125.1.4</w:t>
      </w:r>
    </w:p>
    <w:p w14:paraId="00A6869C" w14:textId="118EBA4C"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t>
      </w:r>
      <w:r w:rsidR="0089050F" w:rsidRPr="0089050F">
        <w:lastRenderedPageBreak/>
        <w:t xml:space="preserve">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w:t>
      </w:r>
      <w:r w:rsidR="00A21E38" w:rsidRPr="00653DD9">
        <w:rPr>
          <w:i/>
          <w:iCs/>
        </w:rPr>
        <w:t>36</w:t>
      </w:r>
      <w:r w:rsidR="00A21E38">
        <w:t xml:space="preserve">(3), 813-820. </w:t>
      </w:r>
      <w:r w:rsidR="00903D55">
        <w:t xml:space="preserve">doi: </w:t>
      </w:r>
      <w:r w:rsidR="00903D55" w:rsidRPr="00903D55">
        <w:t>10.1037/a0019046</w:t>
      </w:r>
    </w:p>
    <w:p w14:paraId="0F21A307" w14:textId="2681A689" w:rsidR="002928B5" w:rsidRPr="002928B5" w:rsidRDefault="002928B5" w:rsidP="00851DC5">
      <w:pPr>
        <w:spacing w:line="480" w:lineRule="auto"/>
        <w:ind w:left="720" w:hanging="720"/>
      </w:pPr>
      <w:r>
        <w:t xml:space="preserve">Turner, M., Engle, R. W., (1989). Is working memory capacity task dependent? </w:t>
      </w:r>
      <w:r>
        <w:rPr>
          <w:i/>
        </w:rPr>
        <w:t>Journal of Memory and Language</w:t>
      </w:r>
      <w:r>
        <w:t>, 28(2), 127-154.</w:t>
      </w:r>
      <w:r w:rsidR="00A7032C">
        <w:t xml:space="preserve"> doi: </w:t>
      </w:r>
      <w:r w:rsidR="00A7032C" w:rsidRPr="00A7032C">
        <w:t>10.1016/0749-596X(89)90040-5</w:t>
      </w:r>
    </w:p>
    <w:p w14:paraId="7C5E3995" w14:textId="074A1521" w:rsid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r w:rsidR="00974027">
        <w:t xml:space="preserve">doi: </w:t>
      </w:r>
      <w:r w:rsidR="00974027" w:rsidRPr="00974027">
        <w:t>10.1016/j.jml.2</w:t>
      </w:r>
      <w:bookmarkStart w:id="15" w:name="_GoBack"/>
      <w:bookmarkEnd w:id="15"/>
      <w:r w:rsidR="00974027" w:rsidRPr="00974027">
        <w:t>005.06.003</w:t>
      </w:r>
    </w:p>
    <w:p w14:paraId="63F9DDB5" w14:textId="16F05787" w:rsidR="002928B5" w:rsidRPr="000E41BC" w:rsidRDefault="002928B5" w:rsidP="006A2B03">
      <w:pPr>
        <w:spacing w:line="480" w:lineRule="auto"/>
        <w:ind w:left="720" w:hanging="720"/>
      </w:pPr>
      <w:r w:rsidRPr="002928B5">
        <w:rPr>
          <w:color w:val="333333"/>
          <w:spacing w:val="4"/>
          <w:shd w:val="clear" w:color="auto" w:fill="FFFFFF"/>
        </w:rPr>
        <w:t xml:space="preserve">Unsworth, N., </w:t>
      </w:r>
      <w:proofErr w:type="spellStart"/>
      <w:r w:rsidRPr="002928B5">
        <w:rPr>
          <w:color w:val="333333"/>
          <w:spacing w:val="4"/>
          <w:shd w:val="clear" w:color="auto" w:fill="FFFFFF"/>
        </w:rPr>
        <w:t>Heitz</w:t>
      </w:r>
      <w:proofErr w:type="spellEnd"/>
      <w:r w:rsidRPr="002928B5">
        <w:rPr>
          <w:color w:val="333333"/>
          <w:spacing w:val="4"/>
          <w:shd w:val="clear" w:color="auto" w:fill="FFFFFF"/>
        </w:rPr>
        <w:t xml:space="preserve">, R.P., Schrock, J.C., Engle, R. W., (2005). An automated version of the operation span task. </w:t>
      </w:r>
      <w:r w:rsidRPr="002928B5">
        <w:rPr>
          <w:i/>
          <w:color w:val="333333"/>
          <w:spacing w:val="4"/>
          <w:shd w:val="clear" w:color="auto" w:fill="FFFFFF"/>
        </w:rPr>
        <w:t>Behavior Research Methods,</w:t>
      </w:r>
      <w:r w:rsidRPr="002928B5">
        <w:rPr>
          <w:color w:val="333333"/>
          <w:spacing w:val="4"/>
          <w:shd w:val="clear" w:color="auto" w:fill="FFFFFF"/>
        </w:rPr>
        <w:t xml:space="preserve"> </w:t>
      </w:r>
      <w:r w:rsidRPr="00653DD9">
        <w:rPr>
          <w:i/>
          <w:iCs/>
          <w:color w:val="333333"/>
          <w:spacing w:val="4"/>
          <w:shd w:val="clear" w:color="auto" w:fill="FFFFFF"/>
        </w:rPr>
        <w:t>37</w:t>
      </w:r>
      <w:r w:rsidRPr="002928B5">
        <w:rPr>
          <w:color w:val="333333"/>
          <w:spacing w:val="4"/>
          <w:shd w:val="clear" w:color="auto" w:fill="FFFFFF"/>
        </w:rPr>
        <w:t xml:space="preserve">(3), 498-505. </w:t>
      </w:r>
      <w:proofErr w:type="spellStart"/>
      <w:r w:rsidR="00653DD9">
        <w:rPr>
          <w:color w:val="333333"/>
          <w:spacing w:val="4"/>
          <w:shd w:val="clear" w:color="auto" w:fill="FFFFFF"/>
        </w:rPr>
        <w:t>doi</w:t>
      </w:r>
      <w:proofErr w:type="spellEnd"/>
      <w:r w:rsidRPr="002928B5">
        <w:rPr>
          <w:color w:val="333333"/>
          <w:spacing w:val="4"/>
          <w:shd w:val="clear" w:color="auto" w:fill="FFFFFF"/>
        </w:rPr>
        <w:t>:</w:t>
      </w:r>
      <w:r w:rsidR="00F37811">
        <w:rPr>
          <w:color w:val="333333"/>
          <w:spacing w:val="4"/>
          <w:shd w:val="clear" w:color="auto" w:fill="FFFFFF"/>
        </w:rPr>
        <w:t xml:space="preserve"> </w:t>
      </w:r>
      <w:r w:rsidRPr="002928B5">
        <w:rPr>
          <w:color w:val="333333"/>
          <w:spacing w:val="4"/>
          <w:shd w:val="clear" w:color="auto" w:fill="FFFFFF"/>
        </w:rPr>
        <w:t>10.3758/BF03192720</w:t>
      </w:r>
    </w:p>
    <w:p w14:paraId="69C622A7" w14:textId="77777777" w:rsidR="00F37811" w:rsidRDefault="00331E9F" w:rsidP="006A2B03">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r w:rsidR="00F37811">
        <w:t xml:space="preserve"> </w:t>
      </w:r>
    </w:p>
    <w:p w14:paraId="6021D260" w14:textId="6AFC3D3C" w:rsidR="008870E8" w:rsidRDefault="00F37811" w:rsidP="00653DD9">
      <w:pPr>
        <w:spacing w:line="480" w:lineRule="auto"/>
        <w:ind w:firstLine="720"/>
      </w:pPr>
      <w:r>
        <w:t xml:space="preserve">doi: </w:t>
      </w:r>
      <w:r w:rsidRPr="00F37811">
        <w:t>10.1037/h0021797</w:t>
      </w:r>
    </w:p>
    <w:p w14:paraId="6381C7FB" w14:textId="087E2BF3" w:rsidR="008870E8" w:rsidRPr="008870E8" w:rsidRDefault="006A424E" w:rsidP="0014106F">
      <w:pPr>
        <w:spacing w:line="480" w:lineRule="auto"/>
        <w:ind w:left="720" w:hanging="720"/>
      </w:pPr>
      <w:r w:rsidRPr="006A424E">
        <w:rPr>
          <w:color w:val="000000" w:themeColor="text1"/>
          <w:szCs w:val="28"/>
        </w:rPr>
        <w:t xml:space="preserve">Yuan, K., </w:t>
      </w:r>
      <w:proofErr w:type="spellStart"/>
      <w:r w:rsidRPr="006A424E">
        <w:rPr>
          <w:color w:val="000000" w:themeColor="text1"/>
          <w:szCs w:val="28"/>
        </w:rPr>
        <w:t>Steedle</w:t>
      </w:r>
      <w:proofErr w:type="spellEnd"/>
      <w:r w:rsidRPr="006A424E">
        <w:rPr>
          <w:color w:val="000000" w:themeColor="text1"/>
          <w:szCs w:val="28"/>
        </w:rPr>
        <w:t xml:space="preserve">, J., Shavelson, R., Alonzo, A., </w:t>
      </w:r>
      <w:proofErr w:type="spellStart"/>
      <w:r w:rsidRPr="006A424E">
        <w:rPr>
          <w:color w:val="000000" w:themeColor="text1"/>
          <w:szCs w:val="28"/>
        </w:rPr>
        <w:t>Oppezzo</w:t>
      </w:r>
      <w:proofErr w:type="spellEnd"/>
      <w:r w:rsidRPr="006A424E">
        <w:rPr>
          <w:color w:val="000000" w:themeColor="text1"/>
          <w:szCs w:val="28"/>
        </w:rPr>
        <w:t xml:space="preserve">, M., (2006). Working memory, fluid intelligence, and science learning. </w:t>
      </w:r>
      <w:r w:rsidRPr="006A424E">
        <w:rPr>
          <w:i/>
          <w:iCs/>
          <w:color w:val="000000" w:themeColor="text1"/>
          <w:szCs w:val="28"/>
        </w:rPr>
        <w:t>Educational Research Review</w:t>
      </w:r>
      <w:r w:rsidRPr="006A424E">
        <w:rPr>
          <w:color w:val="000000" w:themeColor="text1"/>
          <w:szCs w:val="28"/>
        </w:rPr>
        <w:t xml:space="preserve">, </w:t>
      </w:r>
      <w:r w:rsidR="00C977A3" w:rsidRPr="00C977A3">
        <w:rPr>
          <w:i/>
          <w:iCs/>
          <w:color w:val="000000" w:themeColor="text1"/>
          <w:szCs w:val="28"/>
        </w:rPr>
        <w:t>1</w:t>
      </w:r>
      <w:r w:rsidR="00C977A3">
        <w:rPr>
          <w:color w:val="000000" w:themeColor="text1"/>
          <w:szCs w:val="28"/>
        </w:rPr>
        <w:t xml:space="preserve">(2), </w:t>
      </w:r>
      <w:r w:rsidRPr="00C977A3">
        <w:rPr>
          <w:color w:val="000000" w:themeColor="text1"/>
          <w:szCs w:val="28"/>
        </w:rPr>
        <w:t>83</w:t>
      </w:r>
      <w:r w:rsidRPr="006A424E">
        <w:rPr>
          <w:color w:val="000000" w:themeColor="text1"/>
          <w:szCs w:val="28"/>
        </w:rPr>
        <w:t>-98.</w:t>
      </w:r>
      <w:r w:rsidR="00C977A3">
        <w:rPr>
          <w:color w:val="000000" w:themeColor="text1"/>
          <w:szCs w:val="28"/>
        </w:rPr>
        <w:t xml:space="preserve"> doi: </w:t>
      </w:r>
      <w:r w:rsidR="00C977A3" w:rsidRPr="00C977A3">
        <w:rPr>
          <w:color w:val="000000" w:themeColor="text1"/>
          <w:szCs w:val="28"/>
        </w:rPr>
        <w:t>10.1016/j.edurev.2006.08.005</w:t>
      </w: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Wikowsky, Addie J" w:date="2019-04-16T10:14:00Z" w:initials="WAJ">
    <w:p w14:paraId="68CB107A" w14:textId="77777777" w:rsidR="00954330" w:rsidRDefault="00954330" w:rsidP="00954330">
      <w:pPr>
        <w:pStyle w:val="CommentText"/>
      </w:pPr>
      <w:r>
        <w:rPr>
          <w:rStyle w:val="CommentReference"/>
        </w:rPr>
        <w:annotationRef/>
      </w:r>
      <w:r>
        <w:t xml:space="preserve">From Dana: </w:t>
      </w:r>
      <w:r>
        <w:rPr>
          <w:rStyle w:val="CommentReference"/>
        </w:rPr>
        <w:annotationRef/>
      </w:r>
      <w:r>
        <w:t>ADD IN WHAT YOU HAD IN THE POWERPOINT ABOUT HOW YOU WILL BE COUNTERBALANCING</w:t>
      </w:r>
    </w:p>
    <w:p w14:paraId="5143F6E1" w14:textId="77777777" w:rsidR="00954330" w:rsidRDefault="00954330" w:rsidP="00954330">
      <w:pPr>
        <w:pStyle w:val="CommentText"/>
      </w:pPr>
    </w:p>
    <w:p w14:paraId="3762F86B" w14:textId="77777777" w:rsidR="00954330" w:rsidRDefault="00954330" w:rsidP="00954330">
      <w:pPr>
        <w:pStyle w:val="CommentText"/>
      </w:pPr>
      <w:r>
        <w:t>PROVIDE MORE DETAIL REGARDING THE ACTUAL PROCEDURES – SESSION LENGTH, WHAT THE PARTICIPANTS WILL BE INSTRUCTED, ETC.  What you have now is mostly a description of the assessments, less so a procedure for running the experiment.</w:t>
      </w:r>
    </w:p>
    <w:p w14:paraId="6AE1032D" w14:textId="77777777" w:rsidR="00954330" w:rsidRDefault="00954330" w:rsidP="00954330">
      <w:pPr>
        <w:pStyle w:val="CommentText"/>
      </w:pPr>
    </w:p>
  </w:comment>
  <w:comment w:id="3" w:author="Erin Buchanan" w:date="2019-06-14T13:01:00Z" w:initials="BEM">
    <w:p w14:paraId="2FEF09B4" w14:textId="0106474E" w:rsidR="005843F4" w:rsidRDefault="005843F4">
      <w:pPr>
        <w:pStyle w:val="CommentText"/>
      </w:pPr>
      <w:r>
        <w:rPr>
          <w:rStyle w:val="CommentReference"/>
        </w:rPr>
        <w:annotationRef/>
      </w:r>
      <w:r>
        <w:t xml:space="preserve">Did you ever have 24 though? </w:t>
      </w:r>
    </w:p>
  </w:comment>
  <w:comment w:id="4" w:author="Wikowsky, Addie J" w:date="2019-06-14T21:24:00Z" w:initials="WAJ">
    <w:p w14:paraId="71A96B1D" w14:textId="6112C286" w:rsidR="00B95E9A" w:rsidRDefault="00B95E9A">
      <w:pPr>
        <w:pStyle w:val="CommentText"/>
      </w:pPr>
      <w:r>
        <w:rPr>
          <w:rStyle w:val="CommentReference"/>
        </w:rPr>
        <w:annotationRef/>
      </w:r>
      <w:r>
        <w:t xml:space="preserve">For Dr. </w:t>
      </w:r>
      <w:proofErr w:type="spellStart"/>
      <w:r>
        <w:t>Fallones</w:t>
      </w:r>
      <w:proofErr w:type="spellEnd"/>
      <w:r>
        <w:t xml:space="preserve"> class after their final. We filled the computer lab, and two students used their own laptop </w:t>
      </w:r>
    </w:p>
  </w:comment>
  <w:comment w:id="5" w:author="Erin Buchanan" w:date="2019-06-14T13:02:00Z" w:initials="BEM">
    <w:p w14:paraId="69A2692A" w14:textId="0CEC5EAD" w:rsidR="001E1244" w:rsidRDefault="001E1244">
      <w:pPr>
        <w:pStyle w:val="CommentText"/>
      </w:pPr>
      <w:r>
        <w:rPr>
          <w:rStyle w:val="CommentReference"/>
        </w:rPr>
        <w:annotationRef/>
      </w:r>
      <w:r>
        <w:t xml:space="preserve">What happened to foreign placement here. </w:t>
      </w:r>
    </w:p>
  </w:comment>
  <w:comment w:id="6" w:author="Wikowsky, Addie J" w:date="2019-06-14T21:28:00Z" w:initials="WAJ">
    <w:p w14:paraId="45DCFD18" w14:textId="08B9860D" w:rsidR="00B95E9A" w:rsidRDefault="00B95E9A">
      <w:pPr>
        <w:pStyle w:val="CommentText"/>
      </w:pPr>
      <w:r>
        <w:rPr>
          <w:rStyle w:val="CommentReference"/>
        </w:rPr>
        <w:annotationRef/>
      </w:r>
      <w:r>
        <w:t>Fixed it, good catch</w:t>
      </w:r>
    </w:p>
  </w:comment>
  <w:comment w:id="8" w:author="Wikowsky, Addie J" w:date="2019-06-06T12:10:00Z" w:initials="WAJ">
    <w:p w14:paraId="126493C9" w14:textId="31B9AAC5" w:rsidR="00685DA0" w:rsidRDefault="00685DA0" w:rsidP="00685DA0">
      <w:pPr>
        <w:pStyle w:val="CommentText"/>
      </w:pPr>
      <w:r>
        <w:rPr>
          <w:rStyle w:val="CommentReference"/>
        </w:rPr>
        <w:annotationRef/>
      </w:r>
      <w:r>
        <w:t>Dana: Future research idea: what if “expertise” is manipulated – comparisons within rather than between subjects</w:t>
      </w:r>
    </w:p>
    <w:p w14:paraId="03076D8B" w14:textId="6FF12D52" w:rsidR="00685DA0" w:rsidRDefault="00685DA0">
      <w:pPr>
        <w:pStyle w:val="CommentText"/>
      </w:pPr>
    </w:p>
  </w:comment>
  <w:comment w:id="12" w:author="Erin Buchanan" w:date="2019-06-14T13:11:00Z" w:initials="BEM">
    <w:p w14:paraId="719BB181" w14:textId="5E6E8810" w:rsidR="00664828" w:rsidRDefault="00664828">
      <w:pPr>
        <w:pStyle w:val="CommentText"/>
      </w:pPr>
      <w:r>
        <w:rPr>
          <w:rStyle w:val="CommentReference"/>
        </w:rPr>
        <w:annotationRef/>
      </w:r>
      <w:r>
        <w:t xml:space="preserve">Why would foreign language be different? Like what about FL makes it such that you think you’d find it  but not with typing? Is the expertise specific for this type of thing? </w:t>
      </w:r>
    </w:p>
  </w:comment>
  <w:comment w:id="14" w:author="Erin Buchanan" w:date="2019-06-14T13:12:00Z" w:initials="BEM">
    <w:p w14:paraId="5E0711A8" w14:textId="70B364AE" w:rsidR="00AF04F3" w:rsidRDefault="00AF04F3">
      <w:pPr>
        <w:pStyle w:val="CommentText"/>
      </w:pPr>
      <w:r>
        <w:rPr>
          <w:rStyle w:val="CommentReference"/>
        </w:rPr>
        <w:annotationRef/>
      </w:r>
      <w:r>
        <w:t xml:space="preserve">Yes but that’s between subjects, so I am not sure that would consider that within?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E1032D" w15:done="0"/>
  <w15:commentEx w15:paraId="2FEF09B4" w15:done="0"/>
  <w15:commentEx w15:paraId="71A96B1D" w15:paraIdParent="2FEF09B4" w15:done="0"/>
  <w15:commentEx w15:paraId="69A2692A" w15:done="0"/>
  <w15:commentEx w15:paraId="45DCFD18" w15:paraIdParent="69A2692A" w15:done="0"/>
  <w15:commentEx w15:paraId="03076D8B" w15:done="0"/>
  <w15:commentEx w15:paraId="719BB181" w15:done="0"/>
  <w15:commentEx w15:paraId="5E0711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E1032D" w16cid:durableId="20A7BEF6"/>
  <w16cid:commentId w16cid:paraId="2FEF09B4" w16cid:durableId="20AE1931"/>
  <w16cid:commentId w16cid:paraId="71A96B1D" w16cid:durableId="20AE8F0A"/>
  <w16cid:commentId w16cid:paraId="69A2692A" w16cid:durableId="20AE197B"/>
  <w16cid:commentId w16cid:paraId="45DCFD18" w16cid:durableId="20AE9010"/>
  <w16cid:commentId w16cid:paraId="03076D8B" w16cid:durableId="20A3812D"/>
  <w16cid:commentId w16cid:paraId="719BB181" w16cid:durableId="20AE1B6A"/>
  <w16cid:commentId w16cid:paraId="5E0711A8" w16cid:durableId="20AE1B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30AA3"/>
    <w:rsid w:val="00053B16"/>
    <w:rsid w:val="00053EA6"/>
    <w:rsid w:val="00064C59"/>
    <w:rsid w:val="00073398"/>
    <w:rsid w:val="00084858"/>
    <w:rsid w:val="00087D2A"/>
    <w:rsid w:val="000902D5"/>
    <w:rsid w:val="00090527"/>
    <w:rsid w:val="00093116"/>
    <w:rsid w:val="00093537"/>
    <w:rsid w:val="00095B46"/>
    <w:rsid w:val="000A501F"/>
    <w:rsid w:val="000A529B"/>
    <w:rsid w:val="000B0FBD"/>
    <w:rsid w:val="000B1218"/>
    <w:rsid w:val="000B35F5"/>
    <w:rsid w:val="000B7615"/>
    <w:rsid w:val="000B7E35"/>
    <w:rsid w:val="000C1B51"/>
    <w:rsid w:val="000D03F7"/>
    <w:rsid w:val="000E41BC"/>
    <w:rsid w:val="000E44E0"/>
    <w:rsid w:val="000E6226"/>
    <w:rsid w:val="000F214D"/>
    <w:rsid w:val="000F7173"/>
    <w:rsid w:val="001047B9"/>
    <w:rsid w:val="00105BC3"/>
    <w:rsid w:val="00121DDC"/>
    <w:rsid w:val="00132173"/>
    <w:rsid w:val="00136956"/>
    <w:rsid w:val="00136B5B"/>
    <w:rsid w:val="0014106F"/>
    <w:rsid w:val="001515CD"/>
    <w:rsid w:val="0017047A"/>
    <w:rsid w:val="00172331"/>
    <w:rsid w:val="00172504"/>
    <w:rsid w:val="00172B19"/>
    <w:rsid w:val="00172E50"/>
    <w:rsid w:val="00193DB4"/>
    <w:rsid w:val="0019502F"/>
    <w:rsid w:val="001B12ED"/>
    <w:rsid w:val="001B38C6"/>
    <w:rsid w:val="001B43AC"/>
    <w:rsid w:val="001D27BE"/>
    <w:rsid w:val="001E1244"/>
    <w:rsid w:val="001E3047"/>
    <w:rsid w:val="001F3BF1"/>
    <w:rsid w:val="001F3CCF"/>
    <w:rsid w:val="001F5053"/>
    <w:rsid w:val="001F52B8"/>
    <w:rsid w:val="00203357"/>
    <w:rsid w:val="0020417F"/>
    <w:rsid w:val="002043CF"/>
    <w:rsid w:val="002158DB"/>
    <w:rsid w:val="00215F53"/>
    <w:rsid w:val="0022257B"/>
    <w:rsid w:val="00223CCD"/>
    <w:rsid w:val="00223DAE"/>
    <w:rsid w:val="002244DF"/>
    <w:rsid w:val="00224A74"/>
    <w:rsid w:val="00231247"/>
    <w:rsid w:val="00246866"/>
    <w:rsid w:val="00254BDA"/>
    <w:rsid w:val="002617F4"/>
    <w:rsid w:val="00274E2C"/>
    <w:rsid w:val="002845A7"/>
    <w:rsid w:val="002849F9"/>
    <w:rsid w:val="00290D6B"/>
    <w:rsid w:val="002928B5"/>
    <w:rsid w:val="00293C43"/>
    <w:rsid w:val="00293D82"/>
    <w:rsid w:val="0029502E"/>
    <w:rsid w:val="0029603F"/>
    <w:rsid w:val="00296A1B"/>
    <w:rsid w:val="0029762F"/>
    <w:rsid w:val="002B430C"/>
    <w:rsid w:val="002B4654"/>
    <w:rsid w:val="002B6422"/>
    <w:rsid w:val="002C16DB"/>
    <w:rsid w:val="002C64AA"/>
    <w:rsid w:val="002D2C63"/>
    <w:rsid w:val="002D4B78"/>
    <w:rsid w:val="002D4D52"/>
    <w:rsid w:val="00300759"/>
    <w:rsid w:val="003046FD"/>
    <w:rsid w:val="003142A6"/>
    <w:rsid w:val="00331E9F"/>
    <w:rsid w:val="00333649"/>
    <w:rsid w:val="00346B65"/>
    <w:rsid w:val="00346CE2"/>
    <w:rsid w:val="00355782"/>
    <w:rsid w:val="00355FDD"/>
    <w:rsid w:val="003618BC"/>
    <w:rsid w:val="00361FD4"/>
    <w:rsid w:val="00370984"/>
    <w:rsid w:val="003873BD"/>
    <w:rsid w:val="00395731"/>
    <w:rsid w:val="00396B95"/>
    <w:rsid w:val="00396FFB"/>
    <w:rsid w:val="003A286F"/>
    <w:rsid w:val="003A4769"/>
    <w:rsid w:val="003A6290"/>
    <w:rsid w:val="003A6405"/>
    <w:rsid w:val="003A6E24"/>
    <w:rsid w:val="003B1EBF"/>
    <w:rsid w:val="003C6C31"/>
    <w:rsid w:val="003C7B9B"/>
    <w:rsid w:val="003D1931"/>
    <w:rsid w:val="003E5DAE"/>
    <w:rsid w:val="003E6039"/>
    <w:rsid w:val="003E69AE"/>
    <w:rsid w:val="003E727D"/>
    <w:rsid w:val="00410B47"/>
    <w:rsid w:val="004158CD"/>
    <w:rsid w:val="00422F15"/>
    <w:rsid w:val="00430FFC"/>
    <w:rsid w:val="004328C5"/>
    <w:rsid w:val="00445F23"/>
    <w:rsid w:val="00452488"/>
    <w:rsid w:val="00464A76"/>
    <w:rsid w:val="004654A5"/>
    <w:rsid w:val="00467B18"/>
    <w:rsid w:val="00486C6A"/>
    <w:rsid w:val="004902BD"/>
    <w:rsid w:val="00491573"/>
    <w:rsid w:val="00491EF5"/>
    <w:rsid w:val="004934CA"/>
    <w:rsid w:val="00494363"/>
    <w:rsid w:val="004A236E"/>
    <w:rsid w:val="004B0F39"/>
    <w:rsid w:val="004B3B22"/>
    <w:rsid w:val="004D03FD"/>
    <w:rsid w:val="004D0D20"/>
    <w:rsid w:val="004D120D"/>
    <w:rsid w:val="004E4C44"/>
    <w:rsid w:val="00500FFE"/>
    <w:rsid w:val="0050210B"/>
    <w:rsid w:val="00510E3C"/>
    <w:rsid w:val="00515130"/>
    <w:rsid w:val="00543625"/>
    <w:rsid w:val="00546414"/>
    <w:rsid w:val="00546F9A"/>
    <w:rsid w:val="00553E7F"/>
    <w:rsid w:val="00563CB5"/>
    <w:rsid w:val="00566D35"/>
    <w:rsid w:val="00574873"/>
    <w:rsid w:val="005843F4"/>
    <w:rsid w:val="005906DA"/>
    <w:rsid w:val="005A00EF"/>
    <w:rsid w:val="005A0A6C"/>
    <w:rsid w:val="005A1860"/>
    <w:rsid w:val="005A186B"/>
    <w:rsid w:val="005A3CD6"/>
    <w:rsid w:val="005A3DBA"/>
    <w:rsid w:val="005A6B31"/>
    <w:rsid w:val="005B14F8"/>
    <w:rsid w:val="005C2C86"/>
    <w:rsid w:val="005E2D5D"/>
    <w:rsid w:val="005E50AC"/>
    <w:rsid w:val="005E65B2"/>
    <w:rsid w:val="005F403B"/>
    <w:rsid w:val="005F4393"/>
    <w:rsid w:val="005F71FB"/>
    <w:rsid w:val="00601157"/>
    <w:rsid w:val="00606DD4"/>
    <w:rsid w:val="00632351"/>
    <w:rsid w:val="006337F6"/>
    <w:rsid w:val="00645FF3"/>
    <w:rsid w:val="0065364E"/>
    <w:rsid w:val="00653DD9"/>
    <w:rsid w:val="00663853"/>
    <w:rsid w:val="00664828"/>
    <w:rsid w:val="00673ED1"/>
    <w:rsid w:val="00677E2C"/>
    <w:rsid w:val="00685DA0"/>
    <w:rsid w:val="006919E9"/>
    <w:rsid w:val="006A2B03"/>
    <w:rsid w:val="006A424E"/>
    <w:rsid w:val="006A797F"/>
    <w:rsid w:val="006B628A"/>
    <w:rsid w:val="006C0C58"/>
    <w:rsid w:val="006E3389"/>
    <w:rsid w:val="006E4867"/>
    <w:rsid w:val="006E7B56"/>
    <w:rsid w:val="006F76EF"/>
    <w:rsid w:val="007021C3"/>
    <w:rsid w:val="00703521"/>
    <w:rsid w:val="0070453F"/>
    <w:rsid w:val="0071079D"/>
    <w:rsid w:val="00711456"/>
    <w:rsid w:val="007148C9"/>
    <w:rsid w:val="00720AEB"/>
    <w:rsid w:val="00720C76"/>
    <w:rsid w:val="00725B80"/>
    <w:rsid w:val="00732B2C"/>
    <w:rsid w:val="0073396E"/>
    <w:rsid w:val="00743ADE"/>
    <w:rsid w:val="00753F27"/>
    <w:rsid w:val="00754BE9"/>
    <w:rsid w:val="00755019"/>
    <w:rsid w:val="00770C04"/>
    <w:rsid w:val="00784C86"/>
    <w:rsid w:val="00786281"/>
    <w:rsid w:val="0079763A"/>
    <w:rsid w:val="007A3A86"/>
    <w:rsid w:val="007A67E1"/>
    <w:rsid w:val="007B3F21"/>
    <w:rsid w:val="007B7CD1"/>
    <w:rsid w:val="007C5AF4"/>
    <w:rsid w:val="007C66AB"/>
    <w:rsid w:val="007D180D"/>
    <w:rsid w:val="007D1E8B"/>
    <w:rsid w:val="007D5C47"/>
    <w:rsid w:val="007E1B35"/>
    <w:rsid w:val="007E581A"/>
    <w:rsid w:val="007E60C3"/>
    <w:rsid w:val="007E60E7"/>
    <w:rsid w:val="007F1373"/>
    <w:rsid w:val="007F5C61"/>
    <w:rsid w:val="007F7382"/>
    <w:rsid w:val="00801F4C"/>
    <w:rsid w:val="00802CE8"/>
    <w:rsid w:val="008037C0"/>
    <w:rsid w:val="008040E5"/>
    <w:rsid w:val="00805883"/>
    <w:rsid w:val="008061ED"/>
    <w:rsid w:val="00823C8E"/>
    <w:rsid w:val="00830C1A"/>
    <w:rsid w:val="008518EB"/>
    <w:rsid w:val="00851DC5"/>
    <w:rsid w:val="008532F6"/>
    <w:rsid w:val="008632DD"/>
    <w:rsid w:val="00882BE1"/>
    <w:rsid w:val="00884F2D"/>
    <w:rsid w:val="008870E8"/>
    <w:rsid w:val="0089050F"/>
    <w:rsid w:val="00893B2D"/>
    <w:rsid w:val="008945D3"/>
    <w:rsid w:val="008945EC"/>
    <w:rsid w:val="008A4135"/>
    <w:rsid w:val="008A5AC9"/>
    <w:rsid w:val="008B2882"/>
    <w:rsid w:val="008C2695"/>
    <w:rsid w:val="008C5395"/>
    <w:rsid w:val="008D156A"/>
    <w:rsid w:val="008D4CE7"/>
    <w:rsid w:val="008D5A2E"/>
    <w:rsid w:val="008E4258"/>
    <w:rsid w:val="008F7CA0"/>
    <w:rsid w:val="00900BB2"/>
    <w:rsid w:val="00903D55"/>
    <w:rsid w:val="009072E9"/>
    <w:rsid w:val="0090786F"/>
    <w:rsid w:val="0091302D"/>
    <w:rsid w:val="00914872"/>
    <w:rsid w:val="00914D30"/>
    <w:rsid w:val="00922851"/>
    <w:rsid w:val="00925C1E"/>
    <w:rsid w:val="0093010C"/>
    <w:rsid w:val="009336E8"/>
    <w:rsid w:val="00934065"/>
    <w:rsid w:val="00934E0D"/>
    <w:rsid w:val="00943A52"/>
    <w:rsid w:val="00946970"/>
    <w:rsid w:val="00951DFC"/>
    <w:rsid w:val="009520B2"/>
    <w:rsid w:val="00954330"/>
    <w:rsid w:val="00955A07"/>
    <w:rsid w:val="00963581"/>
    <w:rsid w:val="00974027"/>
    <w:rsid w:val="00977425"/>
    <w:rsid w:val="0098043F"/>
    <w:rsid w:val="0098290D"/>
    <w:rsid w:val="00983405"/>
    <w:rsid w:val="00990FDA"/>
    <w:rsid w:val="009A4126"/>
    <w:rsid w:val="009B2003"/>
    <w:rsid w:val="009D41CF"/>
    <w:rsid w:val="009D5042"/>
    <w:rsid w:val="009E34FC"/>
    <w:rsid w:val="009F4725"/>
    <w:rsid w:val="00A045AA"/>
    <w:rsid w:val="00A06B00"/>
    <w:rsid w:val="00A120D5"/>
    <w:rsid w:val="00A130A1"/>
    <w:rsid w:val="00A14C7D"/>
    <w:rsid w:val="00A14D56"/>
    <w:rsid w:val="00A16B28"/>
    <w:rsid w:val="00A17E51"/>
    <w:rsid w:val="00A21E38"/>
    <w:rsid w:val="00A24E12"/>
    <w:rsid w:val="00A25C20"/>
    <w:rsid w:val="00A367E8"/>
    <w:rsid w:val="00A4531D"/>
    <w:rsid w:val="00A7032C"/>
    <w:rsid w:val="00A70983"/>
    <w:rsid w:val="00A74C41"/>
    <w:rsid w:val="00A760B3"/>
    <w:rsid w:val="00A80840"/>
    <w:rsid w:val="00A86D0D"/>
    <w:rsid w:val="00AA6960"/>
    <w:rsid w:val="00AA754C"/>
    <w:rsid w:val="00AA7A83"/>
    <w:rsid w:val="00AB5AC2"/>
    <w:rsid w:val="00AC1489"/>
    <w:rsid w:val="00AC1650"/>
    <w:rsid w:val="00AC365F"/>
    <w:rsid w:val="00AC4D48"/>
    <w:rsid w:val="00AD2906"/>
    <w:rsid w:val="00AE2BE5"/>
    <w:rsid w:val="00AE597B"/>
    <w:rsid w:val="00AF04F3"/>
    <w:rsid w:val="00B036B2"/>
    <w:rsid w:val="00B067E4"/>
    <w:rsid w:val="00B11384"/>
    <w:rsid w:val="00B21F45"/>
    <w:rsid w:val="00B2409E"/>
    <w:rsid w:val="00B3050C"/>
    <w:rsid w:val="00B305C7"/>
    <w:rsid w:val="00B30B53"/>
    <w:rsid w:val="00B31C81"/>
    <w:rsid w:val="00B42F6A"/>
    <w:rsid w:val="00B509DD"/>
    <w:rsid w:val="00B51AEA"/>
    <w:rsid w:val="00B5230D"/>
    <w:rsid w:val="00B62261"/>
    <w:rsid w:val="00B6778C"/>
    <w:rsid w:val="00B67E9F"/>
    <w:rsid w:val="00B83EEA"/>
    <w:rsid w:val="00B850F3"/>
    <w:rsid w:val="00B9136F"/>
    <w:rsid w:val="00B94369"/>
    <w:rsid w:val="00B95168"/>
    <w:rsid w:val="00B95E9A"/>
    <w:rsid w:val="00B969AE"/>
    <w:rsid w:val="00BA5967"/>
    <w:rsid w:val="00BD3994"/>
    <w:rsid w:val="00BE096D"/>
    <w:rsid w:val="00BE3435"/>
    <w:rsid w:val="00BF1237"/>
    <w:rsid w:val="00BF16ED"/>
    <w:rsid w:val="00C00078"/>
    <w:rsid w:val="00C057B7"/>
    <w:rsid w:val="00C075E5"/>
    <w:rsid w:val="00C10479"/>
    <w:rsid w:val="00C112E7"/>
    <w:rsid w:val="00C12286"/>
    <w:rsid w:val="00C12355"/>
    <w:rsid w:val="00C1625E"/>
    <w:rsid w:val="00C239C0"/>
    <w:rsid w:val="00C24A76"/>
    <w:rsid w:val="00C26375"/>
    <w:rsid w:val="00C27873"/>
    <w:rsid w:val="00C35CCC"/>
    <w:rsid w:val="00C36548"/>
    <w:rsid w:val="00C44B00"/>
    <w:rsid w:val="00C55411"/>
    <w:rsid w:val="00C564EC"/>
    <w:rsid w:val="00C61840"/>
    <w:rsid w:val="00C61DD2"/>
    <w:rsid w:val="00C631B0"/>
    <w:rsid w:val="00C676E8"/>
    <w:rsid w:val="00C74EB3"/>
    <w:rsid w:val="00C77DB2"/>
    <w:rsid w:val="00C82E64"/>
    <w:rsid w:val="00C8494C"/>
    <w:rsid w:val="00C942F2"/>
    <w:rsid w:val="00C96100"/>
    <w:rsid w:val="00C96FDA"/>
    <w:rsid w:val="00C977A3"/>
    <w:rsid w:val="00CA0FBD"/>
    <w:rsid w:val="00CA104D"/>
    <w:rsid w:val="00CA6F1A"/>
    <w:rsid w:val="00CC07C1"/>
    <w:rsid w:val="00CC1C86"/>
    <w:rsid w:val="00CD4031"/>
    <w:rsid w:val="00CD5282"/>
    <w:rsid w:val="00CF4498"/>
    <w:rsid w:val="00D041F7"/>
    <w:rsid w:val="00D07D17"/>
    <w:rsid w:val="00D12C0D"/>
    <w:rsid w:val="00D175E5"/>
    <w:rsid w:val="00D3005F"/>
    <w:rsid w:val="00D303AF"/>
    <w:rsid w:val="00D32556"/>
    <w:rsid w:val="00D36AAE"/>
    <w:rsid w:val="00D37A5A"/>
    <w:rsid w:val="00D4027A"/>
    <w:rsid w:val="00D43F43"/>
    <w:rsid w:val="00D444AF"/>
    <w:rsid w:val="00D50D3B"/>
    <w:rsid w:val="00D71C6F"/>
    <w:rsid w:val="00D74D22"/>
    <w:rsid w:val="00D872FE"/>
    <w:rsid w:val="00DA589B"/>
    <w:rsid w:val="00DA63FF"/>
    <w:rsid w:val="00DB1C1D"/>
    <w:rsid w:val="00DB5976"/>
    <w:rsid w:val="00DB7BBC"/>
    <w:rsid w:val="00DC395E"/>
    <w:rsid w:val="00DC65B7"/>
    <w:rsid w:val="00DC6A46"/>
    <w:rsid w:val="00DD4154"/>
    <w:rsid w:val="00DD769E"/>
    <w:rsid w:val="00DF7C5D"/>
    <w:rsid w:val="00E030B2"/>
    <w:rsid w:val="00E03F82"/>
    <w:rsid w:val="00E057B4"/>
    <w:rsid w:val="00E05CF5"/>
    <w:rsid w:val="00E061BF"/>
    <w:rsid w:val="00E17746"/>
    <w:rsid w:val="00E206E1"/>
    <w:rsid w:val="00E20861"/>
    <w:rsid w:val="00E21240"/>
    <w:rsid w:val="00E4214C"/>
    <w:rsid w:val="00E4552E"/>
    <w:rsid w:val="00E511CD"/>
    <w:rsid w:val="00E53146"/>
    <w:rsid w:val="00E605D6"/>
    <w:rsid w:val="00E658B1"/>
    <w:rsid w:val="00E75A99"/>
    <w:rsid w:val="00E77F14"/>
    <w:rsid w:val="00E828E9"/>
    <w:rsid w:val="00E83E5A"/>
    <w:rsid w:val="00E86DFA"/>
    <w:rsid w:val="00E960FB"/>
    <w:rsid w:val="00E97A75"/>
    <w:rsid w:val="00EA041A"/>
    <w:rsid w:val="00EA065E"/>
    <w:rsid w:val="00EA5FE4"/>
    <w:rsid w:val="00EA704F"/>
    <w:rsid w:val="00EB3BF3"/>
    <w:rsid w:val="00ED53F8"/>
    <w:rsid w:val="00EE174C"/>
    <w:rsid w:val="00EE611C"/>
    <w:rsid w:val="00EE71EE"/>
    <w:rsid w:val="00EF0FDC"/>
    <w:rsid w:val="00F00D03"/>
    <w:rsid w:val="00F04358"/>
    <w:rsid w:val="00F120B3"/>
    <w:rsid w:val="00F2110B"/>
    <w:rsid w:val="00F22A48"/>
    <w:rsid w:val="00F2543D"/>
    <w:rsid w:val="00F32F78"/>
    <w:rsid w:val="00F36860"/>
    <w:rsid w:val="00F37811"/>
    <w:rsid w:val="00F4093B"/>
    <w:rsid w:val="00F4188A"/>
    <w:rsid w:val="00F541C0"/>
    <w:rsid w:val="00F606A7"/>
    <w:rsid w:val="00F62C2B"/>
    <w:rsid w:val="00F64995"/>
    <w:rsid w:val="00F75304"/>
    <w:rsid w:val="00F77078"/>
    <w:rsid w:val="00F77EFE"/>
    <w:rsid w:val="00F851D0"/>
    <w:rsid w:val="00F90B4E"/>
    <w:rsid w:val="00F94583"/>
    <w:rsid w:val="00FC312B"/>
    <w:rsid w:val="00FD0F03"/>
    <w:rsid w:val="00FE1966"/>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63581"/>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unhideWhenUsed/>
    <w:rsid w:val="00830C1A"/>
    <w:rPr>
      <w:sz w:val="20"/>
      <w:szCs w:val="20"/>
    </w:rPr>
  </w:style>
  <w:style w:type="character" w:customStyle="1" w:styleId="CommentTextChar">
    <w:name w:val="Comment Text Char"/>
    <w:basedOn w:val="DefaultParagraphFont"/>
    <w:link w:val="CommentText"/>
    <w:uiPriority w:val="99"/>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 w:type="character" w:styleId="FollowedHyperlink">
    <w:name w:val="FollowedHyperlink"/>
    <w:basedOn w:val="DefaultParagraphFont"/>
    <w:uiPriority w:val="99"/>
    <w:semiHidden/>
    <w:unhideWhenUsed/>
    <w:rsid w:val="002928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70912">
      <w:bodyDiv w:val="1"/>
      <w:marLeft w:val="0"/>
      <w:marRight w:val="0"/>
      <w:marTop w:val="0"/>
      <w:marBottom w:val="0"/>
      <w:divBdr>
        <w:top w:val="none" w:sz="0" w:space="0" w:color="auto"/>
        <w:left w:val="none" w:sz="0" w:space="0" w:color="auto"/>
        <w:bottom w:val="none" w:sz="0" w:space="0" w:color="auto"/>
        <w:right w:val="none" w:sz="0" w:space="0" w:color="auto"/>
      </w:divBdr>
    </w:div>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206569915">
      <w:bodyDiv w:val="1"/>
      <w:marLeft w:val="0"/>
      <w:marRight w:val="0"/>
      <w:marTop w:val="0"/>
      <w:marBottom w:val="0"/>
      <w:divBdr>
        <w:top w:val="none" w:sz="0" w:space="0" w:color="auto"/>
        <w:left w:val="none" w:sz="0" w:space="0" w:color="auto"/>
        <w:bottom w:val="none" w:sz="0" w:space="0" w:color="auto"/>
        <w:right w:val="none" w:sz="0" w:space="0" w:color="auto"/>
      </w:divBdr>
    </w:div>
    <w:div w:id="323247489">
      <w:bodyDiv w:val="1"/>
      <w:marLeft w:val="0"/>
      <w:marRight w:val="0"/>
      <w:marTop w:val="0"/>
      <w:marBottom w:val="0"/>
      <w:divBdr>
        <w:top w:val="none" w:sz="0" w:space="0" w:color="auto"/>
        <w:left w:val="none" w:sz="0" w:space="0" w:color="auto"/>
        <w:bottom w:val="none" w:sz="0" w:space="0" w:color="auto"/>
        <w:right w:val="none" w:sz="0" w:space="0" w:color="auto"/>
      </w:divBdr>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354619643">
      <w:bodyDiv w:val="1"/>
      <w:marLeft w:val="0"/>
      <w:marRight w:val="0"/>
      <w:marTop w:val="0"/>
      <w:marBottom w:val="0"/>
      <w:divBdr>
        <w:top w:val="none" w:sz="0" w:space="0" w:color="auto"/>
        <w:left w:val="none" w:sz="0" w:space="0" w:color="auto"/>
        <w:bottom w:val="none" w:sz="0" w:space="0" w:color="auto"/>
        <w:right w:val="none" w:sz="0" w:space="0" w:color="auto"/>
      </w:divBdr>
    </w:div>
    <w:div w:id="362443453">
      <w:bodyDiv w:val="1"/>
      <w:marLeft w:val="0"/>
      <w:marRight w:val="0"/>
      <w:marTop w:val="0"/>
      <w:marBottom w:val="0"/>
      <w:divBdr>
        <w:top w:val="none" w:sz="0" w:space="0" w:color="auto"/>
        <w:left w:val="none" w:sz="0" w:space="0" w:color="auto"/>
        <w:bottom w:val="none" w:sz="0" w:space="0" w:color="auto"/>
        <w:right w:val="none" w:sz="0" w:space="0" w:color="auto"/>
      </w:divBdr>
    </w:div>
    <w:div w:id="425266971">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538670158">
      <w:bodyDiv w:val="1"/>
      <w:marLeft w:val="0"/>
      <w:marRight w:val="0"/>
      <w:marTop w:val="0"/>
      <w:marBottom w:val="0"/>
      <w:divBdr>
        <w:top w:val="none" w:sz="0" w:space="0" w:color="auto"/>
        <w:left w:val="none" w:sz="0" w:space="0" w:color="auto"/>
        <w:bottom w:val="none" w:sz="0" w:space="0" w:color="auto"/>
        <w:right w:val="none" w:sz="0" w:space="0" w:color="auto"/>
      </w:divBdr>
    </w:div>
    <w:div w:id="553732885">
      <w:bodyDiv w:val="1"/>
      <w:marLeft w:val="0"/>
      <w:marRight w:val="0"/>
      <w:marTop w:val="0"/>
      <w:marBottom w:val="0"/>
      <w:divBdr>
        <w:top w:val="none" w:sz="0" w:space="0" w:color="auto"/>
        <w:left w:val="none" w:sz="0" w:space="0" w:color="auto"/>
        <w:bottom w:val="none" w:sz="0" w:space="0" w:color="auto"/>
        <w:right w:val="none" w:sz="0" w:space="0" w:color="auto"/>
      </w:divBdr>
    </w:div>
    <w:div w:id="570426823">
      <w:bodyDiv w:val="1"/>
      <w:marLeft w:val="0"/>
      <w:marRight w:val="0"/>
      <w:marTop w:val="0"/>
      <w:marBottom w:val="0"/>
      <w:divBdr>
        <w:top w:val="none" w:sz="0" w:space="0" w:color="auto"/>
        <w:left w:val="none" w:sz="0" w:space="0" w:color="auto"/>
        <w:bottom w:val="none" w:sz="0" w:space="0" w:color="auto"/>
        <w:right w:val="none" w:sz="0" w:space="0" w:color="auto"/>
      </w:divBdr>
    </w:div>
    <w:div w:id="637221281">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37677777">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939341138">
      <w:bodyDiv w:val="1"/>
      <w:marLeft w:val="0"/>
      <w:marRight w:val="0"/>
      <w:marTop w:val="0"/>
      <w:marBottom w:val="0"/>
      <w:divBdr>
        <w:top w:val="none" w:sz="0" w:space="0" w:color="auto"/>
        <w:left w:val="none" w:sz="0" w:space="0" w:color="auto"/>
        <w:bottom w:val="none" w:sz="0" w:space="0" w:color="auto"/>
        <w:right w:val="none" w:sz="0" w:space="0" w:color="auto"/>
      </w:divBdr>
    </w:div>
    <w:div w:id="997925193">
      <w:bodyDiv w:val="1"/>
      <w:marLeft w:val="0"/>
      <w:marRight w:val="0"/>
      <w:marTop w:val="0"/>
      <w:marBottom w:val="0"/>
      <w:divBdr>
        <w:top w:val="none" w:sz="0" w:space="0" w:color="auto"/>
        <w:left w:val="none" w:sz="0" w:space="0" w:color="auto"/>
        <w:bottom w:val="none" w:sz="0" w:space="0" w:color="auto"/>
        <w:right w:val="none" w:sz="0" w:space="0" w:color="auto"/>
      </w:divBdr>
    </w:div>
    <w:div w:id="1031150101">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294294">
      <w:bodyDiv w:val="1"/>
      <w:marLeft w:val="0"/>
      <w:marRight w:val="0"/>
      <w:marTop w:val="0"/>
      <w:marBottom w:val="0"/>
      <w:divBdr>
        <w:top w:val="none" w:sz="0" w:space="0" w:color="auto"/>
        <w:left w:val="none" w:sz="0" w:space="0" w:color="auto"/>
        <w:bottom w:val="none" w:sz="0" w:space="0" w:color="auto"/>
        <w:right w:val="none" w:sz="0" w:space="0" w:color="auto"/>
      </w:divBdr>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138463">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499361">
      <w:bodyDiv w:val="1"/>
      <w:marLeft w:val="0"/>
      <w:marRight w:val="0"/>
      <w:marTop w:val="0"/>
      <w:marBottom w:val="0"/>
      <w:divBdr>
        <w:top w:val="none" w:sz="0" w:space="0" w:color="auto"/>
        <w:left w:val="none" w:sz="0" w:space="0" w:color="auto"/>
        <w:bottom w:val="none" w:sz="0" w:space="0" w:color="auto"/>
        <w:right w:val="none" w:sz="0" w:space="0" w:color="auto"/>
      </w:divBdr>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38638548">
      <w:bodyDiv w:val="1"/>
      <w:marLeft w:val="0"/>
      <w:marRight w:val="0"/>
      <w:marTop w:val="0"/>
      <w:marBottom w:val="0"/>
      <w:divBdr>
        <w:top w:val="none" w:sz="0" w:space="0" w:color="auto"/>
        <w:left w:val="none" w:sz="0" w:space="0" w:color="auto"/>
        <w:bottom w:val="none" w:sz="0" w:space="0" w:color="auto"/>
        <w:right w:val="none" w:sz="0" w:space="0" w:color="auto"/>
      </w:divBdr>
    </w:div>
    <w:div w:id="1243418288">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759434">
      <w:bodyDiv w:val="1"/>
      <w:marLeft w:val="0"/>
      <w:marRight w:val="0"/>
      <w:marTop w:val="0"/>
      <w:marBottom w:val="0"/>
      <w:divBdr>
        <w:top w:val="none" w:sz="0" w:space="0" w:color="auto"/>
        <w:left w:val="none" w:sz="0" w:space="0" w:color="auto"/>
        <w:bottom w:val="none" w:sz="0" w:space="0" w:color="auto"/>
        <w:right w:val="none" w:sz="0" w:space="0" w:color="auto"/>
      </w:divBdr>
    </w:div>
    <w:div w:id="1405029884">
      <w:bodyDiv w:val="1"/>
      <w:marLeft w:val="0"/>
      <w:marRight w:val="0"/>
      <w:marTop w:val="0"/>
      <w:marBottom w:val="0"/>
      <w:divBdr>
        <w:top w:val="none" w:sz="0" w:space="0" w:color="auto"/>
        <w:left w:val="none" w:sz="0" w:space="0" w:color="auto"/>
        <w:bottom w:val="none" w:sz="0" w:space="0" w:color="auto"/>
        <w:right w:val="none" w:sz="0" w:space="0" w:color="auto"/>
      </w:divBdr>
    </w:div>
    <w:div w:id="1421485761">
      <w:bodyDiv w:val="1"/>
      <w:marLeft w:val="0"/>
      <w:marRight w:val="0"/>
      <w:marTop w:val="0"/>
      <w:marBottom w:val="0"/>
      <w:divBdr>
        <w:top w:val="none" w:sz="0" w:space="0" w:color="auto"/>
        <w:left w:val="none" w:sz="0" w:space="0" w:color="auto"/>
        <w:bottom w:val="none" w:sz="0" w:space="0" w:color="auto"/>
        <w:right w:val="none" w:sz="0" w:space="0" w:color="auto"/>
      </w:divBdr>
    </w:div>
    <w:div w:id="1426457248">
      <w:bodyDiv w:val="1"/>
      <w:marLeft w:val="0"/>
      <w:marRight w:val="0"/>
      <w:marTop w:val="0"/>
      <w:marBottom w:val="0"/>
      <w:divBdr>
        <w:top w:val="none" w:sz="0" w:space="0" w:color="auto"/>
        <w:left w:val="none" w:sz="0" w:space="0" w:color="auto"/>
        <w:bottom w:val="none" w:sz="0" w:space="0" w:color="auto"/>
        <w:right w:val="none" w:sz="0" w:space="0" w:color="auto"/>
      </w:divBdr>
    </w:div>
    <w:div w:id="1440760612">
      <w:bodyDiv w:val="1"/>
      <w:marLeft w:val="0"/>
      <w:marRight w:val="0"/>
      <w:marTop w:val="0"/>
      <w:marBottom w:val="0"/>
      <w:divBdr>
        <w:top w:val="none" w:sz="0" w:space="0" w:color="auto"/>
        <w:left w:val="none" w:sz="0" w:space="0" w:color="auto"/>
        <w:bottom w:val="none" w:sz="0" w:space="0" w:color="auto"/>
        <w:right w:val="none" w:sz="0" w:space="0" w:color="auto"/>
      </w:divBdr>
    </w:div>
    <w:div w:id="1449550086">
      <w:bodyDiv w:val="1"/>
      <w:marLeft w:val="0"/>
      <w:marRight w:val="0"/>
      <w:marTop w:val="0"/>
      <w:marBottom w:val="0"/>
      <w:divBdr>
        <w:top w:val="none" w:sz="0" w:space="0" w:color="auto"/>
        <w:left w:val="none" w:sz="0" w:space="0" w:color="auto"/>
        <w:bottom w:val="none" w:sz="0" w:space="0" w:color="auto"/>
        <w:right w:val="none" w:sz="0" w:space="0" w:color="auto"/>
      </w:divBdr>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492991048">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65359532">
      <w:bodyDiv w:val="1"/>
      <w:marLeft w:val="0"/>
      <w:marRight w:val="0"/>
      <w:marTop w:val="0"/>
      <w:marBottom w:val="0"/>
      <w:divBdr>
        <w:top w:val="none" w:sz="0" w:space="0" w:color="auto"/>
        <w:left w:val="none" w:sz="0" w:space="0" w:color="auto"/>
        <w:bottom w:val="none" w:sz="0" w:space="0" w:color="auto"/>
        <w:right w:val="none" w:sz="0" w:space="0" w:color="auto"/>
      </w:divBdr>
    </w:div>
    <w:div w:id="1675644507">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687558434">
      <w:bodyDiv w:val="1"/>
      <w:marLeft w:val="0"/>
      <w:marRight w:val="0"/>
      <w:marTop w:val="0"/>
      <w:marBottom w:val="0"/>
      <w:divBdr>
        <w:top w:val="none" w:sz="0" w:space="0" w:color="auto"/>
        <w:left w:val="none" w:sz="0" w:space="0" w:color="auto"/>
        <w:bottom w:val="none" w:sz="0" w:space="0" w:color="auto"/>
        <w:right w:val="none" w:sz="0" w:space="0" w:color="auto"/>
      </w:divBdr>
    </w:div>
    <w:div w:id="1697652156">
      <w:bodyDiv w:val="1"/>
      <w:marLeft w:val="0"/>
      <w:marRight w:val="0"/>
      <w:marTop w:val="0"/>
      <w:marBottom w:val="0"/>
      <w:divBdr>
        <w:top w:val="none" w:sz="0" w:space="0" w:color="auto"/>
        <w:left w:val="none" w:sz="0" w:space="0" w:color="auto"/>
        <w:bottom w:val="none" w:sz="0" w:space="0" w:color="auto"/>
        <w:right w:val="none" w:sz="0" w:space="0" w:color="auto"/>
      </w:divBdr>
    </w:div>
    <w:div w:id="1711370597">
      <w:bodyDiv w:val="1"/>
      <w:marLeft w:val="0"/>
      <w:marRight w:val="0"/>
      <w:marTop w:val="0"/>
      <w:marBottom w:val="0"/>
      <w:divBdr>
        <w:top w:val="none" w:sz="0" w:space="0" w:color="auto"/>
        <w:left w:val="none" w:sz="0" w:space="0" w:color="auto"/>
        <w:bottom w:val="none" w:sz="0" w:space="0" w:color="auto"/>
        <w:right w:val="none" w:sz="0" w:space="0" w:color="auto"/>
      </w:divBdr>
    </w:div>
    <w:div w:id="1725443981">
      <w:bodyDiv w:val="1"/>
      <w:marLeft w:val="0"/>
      <w:marRight w:val="0"/>
      <w:marTop w:val="0"/>
      <w:marBottom w:val="0"/>
      <w:divBdr>
        <w:top w:val="none" w:sz="0" w:space="0" w:color="auto"/>
        <w:left w:val="none" w:sz="0" w:space="0" w:color="auto"/>
        <w:bottom w:val="none" w:sz="0" w:space="0" w:color="auto"/>
        <w:right w:val="none" w:sz="0" w:space="0" w:color="auto"/>
      </w:divBdr>
    </w:div>
    <w:div w:id="1742630536">
      <w:bodyDiv w:val="1"/>
      <w:marLeft w:val="0"/>
      <w:marRight w:val="0"/>
      <w:marTop w:val="0"/>
      <w:marBottom w:val="0"/>
      <w:divBdr>
        <w:top w:val="none" w:sz="0" w:space="0" w:color="auto"/>
        <w:left w:val="none" w:sz="0" w:space="0" w:color="auto"/>
        <w:bottom w:val="none" w:sz="0" w:space="0" w:color="auto"/>
        <w:right w:val="none" w:sz="0" w:space="0" w:color="auto"/>
      </w:divBdr>
    </w:div>
    <w:div w:id="1866091303">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1886330915">
      <w:bodyDiv w:val="1"/>
      <w:marLeft w:val="0"/>
      <w:marRight w:val="0"/>
      <w:marTop w:val="0"/>
      <w:marBottom w:val="0"/>
      <w:divBdr>
        <w:top w:val="none" w:sz="0" w:space="0" w:color="auto"/>
        <w:left w:val="none" w:sz="0" w:space="0" w:color="auto"/>
        <w:bottom w:val="none" w:sz="0" w:space="0" w:color="auto"/>
        <w:right w:val="none" w:sz="0" w:space="0" w:color="auto"/>
      </w:divBdr>
    </w:div>
    <w:div w:id="1965498344">
      <w:bodyDiv w:val="1"/>
      <w:marLeft w:val="0"/>
      <w:marRight w:val="0"/>
      <w:marTop w:val="0"/>
      <w:marBottom w:val="0"/>
      <w:divBdr>
        <w:top w:val="none" w:sz="0" w:space="0" w:color="auto"/>
        <w:left w:val="none" w:sz="0" w:space="0" w:color="auto"/>
        <w:bottom w:val="none" w:sz="0" w:space="0" w:color="auto"/>
        <w:right w:val="none" w:sz="0" w:space="0" w:color="auto"/>
      </w:divBdr>
    </w:div>
    <w:div w:id="2002000459">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 w:id="214450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ypingTest.com" TargetMode="Externa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7.png"/><Relationship Id="rId17" Type="http://schemas.microsoft.com/office/2016/09/relationships/commentsIds" Target="commentsIds.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comments" Target="comments.xml"/><Relationship Id="rId10" Type="http://schemas.openxmlformats.org/officeDocument/2006/relationships/image" Target="media/image5.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1463</TotalTime>
  <Pages>24</Pages>
  <Words>5390</Words>
  <Characters>30725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290</cp:revision>
  <dcterms:created xsi:type="dcterms:W3CDTF">2018-10-24T08:06:00Z</dcterms:created>
  <dcterms:modified xsi:type="dcterms:W3CDTF">2019-06-15T03:16:00Z</dcterms:modified>
</cp:coreProperties>
</file>