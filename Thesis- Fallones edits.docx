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bookmarkStart w:id="0" w:name="_GoBack"/>
      <w:bookmarkEnd w:id="0"/>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1"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7B821A1C" w:rsidR="00F50B50" w:rsidRPr="007B01B1" w:rsidRDefault="00F50B50" w:rsidP="00BC0908">
      <w:pPr>
        <w:spacing w:line="480" w:lineRule="auto"/>
        <w:jc w:val="center"/>
      </w:pPr>
      <w:r w:rsidRPr="007B01B1">
        <w:t xml:space="preserve">Master of Science, </w:t>
      </w:r>
      <w:r w:rsidR="00A1700F">
        <w:t>Experimental Psychology</w:t>
      </w:r>
    </w:p>
    <w:bookmarkEnd w:id="1"/>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1C7641B3" w:rsidR="00F50B50" w:rsidRPr="007B01B1" w:rsidRDefault="00A1700F" w:rsidP="00BC0908">
      <w:pPr>
        <w:spacing w:line="480" w:lineRule="auto"/>
        <w:jc w:val="center"/>
      </w:pPr>
      <w:r>
        <w:t>August,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1297836D" w:rsidR="00E36579" w:rsidRPr="007B01B1" w:rsidRDefault="00C61FFB" w:rsidP="00C61FFB">
      <w:pPr>
        <w:jc w:val="center"/>
      </w:pPr>
      <w:r w:rsidRPr="007B01B1">
        <w:t>Copyright 201</w:t>
      </w:r>
      <w:r w:rsidR="00EA76A7" w:rsidRPr="007B01B1">
        <w:t xml:space="preserve">9 by </w:t>
      </w:r>
      <w:r w:rsidR="00BA35D2">
        <w:t>Addie Wikowsky</w:t>
      </w:r>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4314DBA7" w:rsidR="00F50B50" w:rsidRPr="007B01B1" w:rsidRDefault="00A1700F" w:rsidP="00BC0908">
      <w:pPr>
        <w:spacing w:line="480" w:lineRule="auto"/>
      </w:pPr>
      <w:r>
        <w:t>Psychology Department</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6EDD0E0C" w:rsidR="00F50B50" w:rsidRPr="007B01B1" w:rsidRDefault="00884EB9" w:rsidP="00BC0908">
      <w:r>
        <w:t xml:space="preserve">Working memory, fluid intelligence, and expertise are all psychological concepts that have adapted since their existence in the field. </w:t>
      </w:r>
      <w:r w:rsidR="00BA35D2">
        <w:t xml:space="preserve">This thesis looks at the relationships of </w:t>
      </w:r>
      <w:r>
        <w:t xml:space="preserve">those concepts in Missouri State University psychology students. There were 48 </w:t>
      </w:r>
      <w:r w:rsidR="00BC0908">
        <w:t xml:space="preserve">participants who completed the study. </w:t>
      </w:r>
      <w:r>
        <w:t>The automated operation span was used to measure working memory</w:t>
      </w:r>
      <w:r w:rsidR="00BC0908">
        <w:t>,</w:t>
      </w:r>
      <w:r>
        <w:t xml:space="preserve"> and the advanced progressive matrices was used to measure fluid intelligence. To measure working memory the researchers used a typing test (words per minute) or foreign language experience (two years of French, German, or Spanish). </w:t>
      </w:r>
      <w:r w:rsidR="00BC0908">
        <w:t>The researchers confirmed the relationship between working memory and fluid intelligence (</w:t>
      </w:r>
      <w:r w:rsidR="00BC0908">
        <w:rPr>
          <w:i/>
          <w:iCs/>
        </w:rPr>
        <w:t>r</w:t>
      </w:r>
      <w:r w:rsidR="00BC0908">
        <w:t xml:space="preserve"> = .57), but there were no other significant results between the tasks. It was interesting that working memory and fluid intelligence had similar correlations for the typing task (</w:t>
      </w:r>
      <w:r w:rsidR="00BC0908">
        <w:rPr>
          <w:i/>
          <w:iCs/>
        </w:rPr>
        <w:t xml:space="preserve">r </w:t>
      </w:r>
      <w:r w:rsidR="00BC0908">
        <w:t xml:space="preserve">= .22, </w:t>
      </w:r>
      <w:r w:rsidR="00BC0908">
        <w:rPr>
          <w:i/>
          <w:iCs/>
        </w:rPr>
        <w:t>r</w:t>
      </w:r>
      <w:r w:rsidR="00BC0908">
        <w:t xml:space="preserve"> = .23), although not significant. More research is needed to confirm that the current measures of expertise, or different ones, will </w:t>
      </w:r>
      <w:commentRangeStart w:id="2"/>
      <w:r w:rsidR="00BC0908">
        <w:t xml:space="preserve">have an effect on </w:t>
      </w:r>
      <w:commentRangeEnd w:id="2"/>
      <w:r w:rsidR="0056762E">
        <w:rPr>
          <w:rStyle w:val="CommentReference"/>
        </w:rPr>
        <w:commentReference w:id="2"/>
      </w:r>
      <w:r w:rsidR="00BC0908">
        <w:t xml:space="preserve">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20B391F1" w:rsidR="00F50B50" w:rsidRPr="007B01B1" w:rsidRDefault="00F50B50" w:rsidP="00F50B50">
      <w:r w:rsidRPr="007B01B1">
        <w:rPr>
          <w:b/>
        </w:rPr>
        <w:t>KEYWORDS</w:t>
      </w:r>
      <w:r w:rsidR="003B7124" w:rsidRPr="007B01B1">
        <w:t>:</w:t>
      </w:r>
      <w:r w:rsidR="00BA35D2">
        <w:t xml:space="preserve"> Working Memory, Fluid Intelligence, Expertise, Automated Operation Span, Advanced Progressive Matrices, Typing 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BA35D2">
        <w:tc>
          <w:tcPr>
            <w:tcW w:w="8905" w:type="dxa"/>
            <w:tcBorders>
              <w:top w:val="single" w:sz="4" w:space="0" w:color="auto"/>
              <w:bottom w:val="single" w:sz="4" w:space="0" w:color="auto"/>
            </w:tcBorders>
          </w:tcPr>
          <w:p w14:paraId="4D4AE378" w14:textId="77777777" w:rsidR="00A615A8" w:rsidRDefault="00856D02" w:rsidP="00856D02">
            <w:pPr>
              <w:tabs>
                <w:tab w:val="left" w:pos="3960"/>
              </w:tabs>
              <w:spacing w:before="120" w:after="120"/>
              <w:rPr>
                <w:ins w:id="3" w:author="Erin Buchanan" w:date="2019-06-16T20:39:00Z"/>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BA35D2">
        <w:tc>
          <w:tcPr>
            <w:tcW w:w="8905" w:type="dxa"/>
            <w:tcBorders>
              <w:top w:val="single" w:sz="4" w:space="0" w:color="auto"/>
              <w:bottom w:val="single" w:sz="4" w:space="0" w:color="auto"/>
            </w:tcBorders>
          </w:tcPr>
          <w:p w14:paraId="629C4A1A" w14:textId="77777777" w:rsidR="00A615A8" w:rsidRDefault="00856D02" w:rsidP="00856D02">
            <w:pPr>
              <w:tabs>
                <w:tab w:val="left" w:pos="3960"/>
              </w:tabs>
              <w:spacing w:before="120" w:after="120"/>
              <w:rPr>
                <w:ins w:id="4" w:author="Erin Buchanan" w:date="2019-06-16T20:39:00Z"/>
                <w:rFonts w:ascii="Times New Roman" w:eastAsiaTheme="minorEastAsia" w:hAnsi="Times New Roman"/>
              </w:rPr>
            </w:pPr>
            <w:r>
              <w:rPr>
                <w:rFonts w:ascii="Times New Roman" w:eastAsiaTheme="minorEastAsia" w:hAnsi="Times New Roman"/>
              </w:rPr>
              <w:t>Melissa D. Fallone,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BA35D2">
        <w:tc>
          <w:tcPr>
            <w:tcW w:w="8905" w:type="dxa"/>
            <w:tcBorders>
              <w:top w:val="single" w:sz="4" w:space="0" w:color="auto"/>
              <w:bottom w:val="single" w:sz="4" w:space="0" w:color="auto"/>
            </w:tcBorders>
          </w:tcPr>
          <w:p w14:paraId="74D33D2D" w14:textId="77777777" w:rsidR="00A615A8" w:rsidRDefault="00856D02" w:rsidP="00856D02">
            <w:pPr>
              <w:tabs>
                <w:tab w:val="left" w:pos="3960"/>
              </w:tabs>
              <w:spacing w:before="120" w:after="120"/>
              <w:rPr>
                <w:ins w:id="5" w:author="Erin Buchanan" w:date="2019-06-16T20:39:00Z"/>
                <w:rFonts w:ascii="Times New Roman" w:eastAsiaTheme="minorEastAsia" w:hAnsi="Times New Roman"/>
              </w:rPr>
            </w:pPr>
            <w:r>
              <w:rPr>
                <w:rFonts w:ascii="Times New Roman" w:eastAsiaTheme="minorEastAsia" w:hAnsi="Times New Roman"/>
              </w:rPr>
              <w:t xml:space="preserve">Dana C. Paliliunas,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BA35D2">
        <w:tc>
          <w:tcPr>
            <w:tcW w:w="8905" w:type="dxa"/>
            <w:tcBorders>
              <w:top w:val="single" w:sz="4" w:space="0" w:color="auto"/>
            </w:tcBorders>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4226FB6" w14:textId="77777777" w:rsidR="00E65F98" w:rsidRPr="007B01B1" w:rsidRDefault="00E65F98" w:rsidP="00BC0908">
      <w:pPr>
        <w:spacing w:line="480" w:lineRule="auto"/>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BC0908">
      <w:pPr>
        <w:spacing w:line="480" w:lineRule="auto"/>
        <w:ind w:firstLine="720"/>
      </w:pPr>
      <w:r w:rsidRPr="007B01B1">
        <w:t>I would like to thank the following people for their support during the course of my graduate studies.</w:t>
      </w:r>
    </w:p>
    <w:p w14:paraId="65CBBBAC" w14:textId="77777777" w:rsidR="00912DF4" w:rsidRPr="007B01B1" w:rsidRDefault="00912DF4" w:rsidP="00BC0908">
      <w:pPr>
        <w:tabs>
          <w:tab w:val="left" w:pos="1440"/>
        </w:tabs>
        <w:spacing w:line="480" w:lineRule="auto"/>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BC0908">
      <w:pPr>
        <w:spacing w:line="480" w:lineRule="auto"/>
        <w:jc w:val="center"/>
      </w:pPr>
    </w:p>
    <w:p w14:paraId="0F22921D" w14:textId="77777777" w:rsidR="00531C1B" w:rsidRPr="007B01B1" w:rsidRDefault="00912DF4" w:rsidP="00BC0908">
      <w:pPr>
        <w:spacing w:line="480" w:lineRule="auto"/>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TABLE OF CONTENTS</w:t>
      </w: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8725BA" w:rsidRPr="007B01B1" w14:paraId="5B9FF188" w14:textId="77777777" w:rsidTr="00BA35D2">
        <w:tc>
          <w:tcPr>
            <w:tcW w:w="7033" w:type="dxa"/>
          </w:tcPr>
          <w:p w14:paraId="09C43C37" w14:textId="77777777" w:rsidR="008725BA" w:rsidRPr="007B01B1" w:rsidRDefault="008725BA" w:rsidP="001F422F">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19B1AC43" w14:textId="77777777" w:rsidTr="00BA35D2">
        <w:tc>
          <w:tcPr>
            <w:tcW w:w="7033" w:type="dxa"/>
          </w:tcPr>
          <w:p w14:paraId="2201C4E0" w14:textId="7E7E96FD" w:rsidR="008725BA" w:rsidRPr="007B01B1" w:rsidRDefault="008725BA" w:rsidP="001F422F">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3D36FDCB" w:rsidR="008725BA" w:rsidRPr="007B01B1" w:rsidRDefault="008725BA" w:rsidP="001F422F">
            <w:pPr>
              <w:ind w:left="798"/>
              <w:rPr>
                <w:rFonts w:ascii="Times New Roman" w:hAnsi="Times New Roman"/>
              </w:rPr>
            </w:pPr>
            <w:r>
              <w:rPr>
                <w:rFonts w:ascii="Times New Roman" w:hAnsi="Times New Roman"/>
              </w:rPr>
              <w:t>Page   1</w:t>
            </w:r>
          </w:p>
        </w:tc>
      </w:tr>
      <w:tr w:rsidR="008725BA" w:rsidRPr="007B01B1" w14:paraId="07E8D88B" w14:textId="77777777" w:rsidTr="00BA35D2">
        <w:tc>
          <w:tcPr>
            <w:tcW w:w="7033" w:type="dxa"/>
          </w:tcPr>
          <w:p w14:paraId="502A43B5" w14:textId="582528F1" w:rsidR="008725BA" w:rsidRPr="007B01B1" w:rsidRDefault="008725BA" w:rsidP="001F422F">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3D048856"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4A6AB34B" w14:textId="77777777" w:rsidTr="00BA35D2">
        <w:tc>
          <w:tcPr>
            <w:tcW w:w="7033" w:type="dxa"/>
          </w:tcPr>
          <w:p w14:paraId="0AC7FF74" w14:textId="5FD84292" w:rsidR="008725BA" w:rsidRPr="007B01B1" w:rsidRDefault="008725BA" w:rsidP="001F422F">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1F422F">
            <w:pPr>
              <w:ind w:left="798" w:right="72"/>
              <w:rPr>
                <w:rFonts w:ascii="Times New Roman" w:hAnsi="Times New Roman"/>
              </w:rPr>
            </w:pPr>
            <w:r>
              <w:rPr>
                <w:rFonts w:ascii="Times New Roman" w:hAnsi="Times New Roman"/>
              </w:rPr>
              <w:t>Page   2</w:t>
            </w:r>
          </w:p>
        </w:tc>
      </w:tr>
      <w:tr w:rsidR="008725BA" w:rsidRPr="007B01B1" w14:paraId="528A7AE4" w14:textId="77777777" w:rsidTr="00BA35D2">
        <w:tc>
          <w:tcPr>
            <w:tcW w:w="7033" w:type="dxa"/>
          </w:tcPr>
          <w:p w14:paraId="0625C10E" w14:textId="30CAE8F1" w:rsidR="008725BA" w:rsidRPr="008725BA" w:rsidRDefault="008725BA" w:rsidP="001F422F">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1F422F">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BA35D2">
        <w:tc>
          <w:tcPr>
            <w:tcW w:w="7033" w:type="dxa"/>
          </w:tcPr>
          <w:p w14:paraId="47D7CE1A" w14:textId="5C46305C" w:rsidR="008725BA" w:rsidRPr="008725BA" w:rsidRDefault="008725BA" w:rsidP="001F422F">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1F422F">
            <w:pPr>
              <w:ind w:left="798" w:right="72"/>
              <w:rPr>
                <w:rFonts w:ascii="Times New Roman" w:hAnsi="Times New Roman"/>
              </w:rPr>
            </w:pPr>
            <w:r>
              <w:rPr>
                <w:rFonts w:ascii="Times New Roman" w:hAnsi="Times New Roman"/>
              </w:rPr>
              <w:t>Page   8</w:t>
            </w:r>
          </w:p>
        </w:tc>
      </w:tr>
      <w:tr w:rsidR="008725BA" w:rsidRPr="007B01B1" w14:paraId="343EE473" w14:textId="77777777" w:rsidTr="00BA35D2">
        <w:tc>
          <w:tcPr>
            <w:tcW w:w="7033" w:type="dxa"/>
          </w:tcPr>
          <w:p w14:paraId="7A6D1038" w14:textId="77777777" w:rsidR="008725BA" w:rsidRPr="007B01B1" w:rsidRDefault="008725BA" w:rsidP="001F422F">
            <w:pPr>
              <w:ind w:right="-32"/>
              <w:rPr>
                <w:rFonts w:ascii="Times New Roman" w:hAnsi="Times New Roman"/>
              </w:rPr>
            </w:pPr>
          </w:p>
        </w:tc>
        <w:tc>
          <w:tcPr>
            <w:tcW w:w="3037" w:type="dxa"/>
          </w:tcPr>
          <w:p w14:paraId="45143B97" w14:textId="77777777" w:rsidR="008725BA" w:rsidRPr="007B01B1" w:rsidRDefault="008725BA" w:rsidP="001F422F">
            <w:pPr>
              <w:ind w:left="798" w:right="1014"/>
              <w:jc w:val="right"/>
              <w:rPr>
                <w:rFonts w:ascii="Times New Roman" w:hAnsi="Times New Roman"/>
              </w:rPr>
            </w:pPr>
          </w:p>
        </w:tc>
      </w:tr>
      <w:tr w:rsidR="008725BA" w:rsidRPr="007B01B1" w14:paraId="10D2EDF6" w14:textId="77777777" w:rsidTr="00BA35D2">
        <w:tc>
          <w:tcPr>
            <w:tcW w:w="7033" w:type="dxa"/>
          </w:tcPr>
          <w:p w14:paraId="6BCEEC63" w14:textId="77777777" w:rsidR="008725BA" w:rsidRPr="007B01B1" w:rsidRDefault="008725BA" w:rsidP="001F422F">
            <w:pPr>
              <w:ind w:right="-32"/>
              <w:rPr>
                <w:rFonts w:ascii="Times New Roman" w:hAnsi="Times New Roman"/>
              </w:rPr>
            </w:pPr>
            <w:r>
              <w:rPr>
                <w:rFonts w:ascii="Times New Roman" w:hAnsi="Times New Roman"/>
              </w:rPr>
              <w:t>Methods</w:t>
            </w:r>
          </w:p>
        </w:tc>
        <w:tc>
          <w:tcPr>
            <w:tcW w:w="3037" w:type="dxa"/>
          </w:tcPr>
          <w:p w14:paraId="7C4F7F48" w14:textId="15E5B78C" w:rsidR="008725BA" w:rsidRPr="007B01B1" w:rsidRDefault="008725BA" w:rsidP="001F422F">
            <w:pPr>
              <w:ind w:left="798" w:right="72"/>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6F38A9E8" w14:textId="77777777" w:rsidTr="00BA35D2">
        <w:tc>
          <w:tcPr>
            <w:tcW w:w="7033" w:type="dxa"/>
          </w:tcPr>
          <w:p w14:paraId="06FFB323" w14:textId="14284BF8" w:rsidR="008725BA" w:rsidRPr="007B01B1" w:rsidRDefault="008725BA" w:rsidP="001F422F">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21E7B300" w:rsidR="008725BA" w:rsidRPr="007B01B1" w:rsidRDefault="008725BA" w:rsidP="001F422F">
            <w:pPr>
              <w:ind w:left="798" w:right="60"/>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731F3A72" w14:textId="77777777" w:rsidTr="00BA35D2">
        <w:tc>
          <w:tcPr>
            <w:tcW w:w="7033" w:type="dxa"/>
          </w:tcPr>
          <w:p w14:paraId="6BDB25F6" w14:textId="58216C66" w:rsidR="008725BA" w:rsidRPr="007B01B1" w:rsidRDefault="008725BA" w:rsidP="001F422F">
            <w:pPr>
              <w:ind w:left="1427" w:right="-32" w:hanging="722"/>
              <w:rPr>
                <w:rFonts w:ascii="Times New Roman" w:hAnsi="Times New Roman"/>
              </w:rPr>
            </w:pPr>
            <w:r>
              <w:rPr>
                <w:rFonts w:ascii="Times New Roman" w:hAnsi="Times New Roman"/>
              </w:rPr>
              <w:t>Materials</w:t>
            </w:r>
          </w:p>
        </w:tc>
        <w:tc>
          <w:tcPr>
            <w:tcW w:w="3037" w:type="dxa"/>
          </w:tcPr>
          <w:p w14:paraId="514C31CC" w14:textId="0EC2CB80"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10</w:t>
            </w:r>
          </w:p>
        </w:tc>
      </w:tr>
      <w:tr w:rsidR="008725BA" w:rsidRPr="007B01B1" w14:paraId="108C3425" w14:textId="77777777" w:rsidTr="00BA35D2">
        <w:tc>
          <w:tcPr>
            <w:tcW w:w="7033" w:type="dxa"/>
          </w:tcPr>
          <w:p w14:paraId="1012115E" w14:textId="6B965A23" w:rsidR="008725BA" w:rsidRPr="007B01B1" w:rsidRDefault="008725BA" w:rsidP="001F422F">
            <w:pPr>
              <w:ind w:left="1427" w:right="-32" w:hanging="722"/>
              <w:rPr>
                <w:rFonts w:ascii="Times New Roman" w:hAnsi="Times New Roman"/>
              </w:rPr>
            </w:pPr>
            <w:r>
              <w:rPr>
                <w:rFonts w:ascii="Times New Roman" w:hAnsi="Times New Roman"/>
              </w:rPr>
              <w:t>Procedure</w:t>
            </w:r>
          </w:p>
        </w:tc>
        <w:tc>
          <w:tcPr>
            <w:tcW w:w="3037" w:type="dxa"/>
          </w:tcPr>
          <w:p w14:paraId="2030F0A2" w14:textId="6205AA57"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16</w:t>
            </w:r>
          </w:p>
        </w:tc>
      </w:tr>
      <w:tr w:rsidR="008725BA" w14:paraId="2D44B9CE" w14:textId="77777777" w:rsidTr="00BA35D2">
        <w:tc>
          <w:tcPr>
            <w:tcW w:w="7033" w:type="dxa"/>
          </w:tcPr>
          <w:p w14:paraId="6DB9393E" w14:textId="77777777" w:rsidR="008725BA" w:rsidRDefault="008725BA" w:rsidP="001F422F">
            <w:pPr>
              <w:ind w:left="705" w:right="-32"/>
            </w:pPr>
          </w:p>
        </w:tc>
        <w:tc>
          <w:tcPr>
            <w:tcW w:w="3037" w:type="dxa"/>
          </w:tcPr>
          <w:p w14:paraId="75D5FC80" w14:textId="77777777" w:rsidR="008725BA" w:rsidRDefault="008725BA" w:rsidP="001F422F">
            <w:pPr>
              <w:ind w:left="798" w:right="1014"/>
              <w:jc w:val="right"/>
            </w:pPr>
          </w:p>
        </w:tc>
      </w:tr>
      <w:tr w:rsidR="008725BA" w14:paraId="03702894" w14:textId="77777777" w:rsidTr="00BA35D2">
        <w:tc>
          <w:tcPr>
            <w:tcW w:w="7033" w:type="dxa"/>
          </w:tcPr>
          <w:p w14:paraId="4098DEB1" w14:textId="77777777" w:rsidR="008725BA" w:rsidRDefault="008725BA" w:rsidP="001F422F">
            <w:pPr>
              <w:ind w:right="-32"/>
            </w:pPr>
            <w:r>
              <w:rPr>
                <w:rFonts w:ascii="Times New Roman" w:hAnsi="Times New Roman"/>
              </w:rPr>
              <w:t>Results</w:t>
            </w:r>
          </w:p>
        </w:tc>
        <w:tc>
          <w:tcPr>
            <w:tcW w:w="3037" w:type="dxa"/>
          </w:tcPr>
          <w:p w14:paraId="43A3F163" w14:textId="54709D20"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622CC4E0" w14:textId="77777777" w:rsidTr="00BA35D2">
        <w:tc>
          <w:tcPr>
            <w:tcW w:w="7033" w:type="dxa"/>
          </w:tcPr>
          <w:p w14:paraId="00D15F6E" w14:textId="25F42145" w:rsidR="008725BA" w:rsidRDefault="008725BA" w:rsidP="001F422F">
            <w:pPr>
              <w:ind w:left="1427" w:right="-32" w:hanging="722"/>
            </w:pPr>
            <w:r>
              <w:rPr>
                <w:rFonts w:ascii="Times New Roman" w:hAnsi="Times New Roman"/>
              </w:rPr>
              <w:t xml:space="preserve">Descriptive Statistics </w:t>
            </w:r>
          </w:p>
        </w:tc>
        <w:tc>
          <w:tcPr>
            <w:tcW w:w="3037" w:type="dxa"/>
          </w:tcPr>
          <w:p w14:paraId="7B46B222" w14:textId="7F48B6C7"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78AF61D1" w14:textId="77777777" w:rsidTr="00BA35D2">
        <w:tc>
          <w:tcPr>
            <w:tcW w:w="7033" w:type="dxa"/>
          </w:tcPr>
          <w:p w14:paraId="6A89BAC9" w14:textId="37107BB6" w:rsidR="008725BA" w:rsidRDefault="008725BA" w:rsidP="001F422F">
            <w:pPr>
              <w:ind w:left="1427" w:right="-32" w:hanging="722"/>
            </w:pPr>
            <w:r>
              <w:rPr>
                <w:rFonts w:ascii="Times New Roman" w:hAnsi="Times New Roman"/>
              </w:rPr>
              <w:t>Hypothesis Tests</w:t>
            </w:r>
          </w:p>
        </w:tc>
        <w:tc>
          <w:tcPr>
            <w:tcW w:w="3037" w:type="dxa"/>
          </w:tcPr>
          <w:p w14:paraId="40CFA310" w14:textId="2398EE8D"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5112EC91" w14:textId="77777777" w:rsidTr="00BA35D2">
        <w:tc>
          <w:tcPr>
            <w:tcW w:w="7033" w:type="dxa"/>
          </w:tcPr>
          <w:p w14:paraId="7B489A4A" w14:textId="77777777" w:rsidR="008725BA" w:rsidRDefault="008725BA" w:rsidP="001F422F">
            <w:pPr>
              <w:ind w:left="705" w:right="-32"/>
            </w:pPr>
          </w:p>
        </w:tc>
        <w:tc>
          <w:tcPr>
            <w:tcW w:w="3037" w:type="dxa"/>
          </w:tcPr>
          <w:p w14:paraId="2B540364" w14:textId="77777777" w:rsidR="008725BA" w:rsidRDefault="008725BA" w:rsidP="001F422F">
            <w:pPr>
              <w:ind w:left="798" w:right="1014"/>
              <w:jc w:val="right"/>
            </w:pPr>
          </w:p>
        </w:tc>
      </w:tr>
      <w:tr w:rsidR="008725BA" w14:paraId="18E3F3D2" w14:textId="77777777" w:rsidTr="00BA35D2">
        <w:tc>
          <w:tcPr>
            <w:tcW w:w="7033" w:type="dxa"/>
          </w:tcPr>
          <w:p w14:paraId="5E0A5D53" w14:textId="77777777" w:rsidR="008725BA" w:rsidRDefault="008725BA" w:rsidP="001F422F">
            <w:pPr>
              <w:ind w:left="-21" w:right="-32"/>
            </w:pPr>
            <w:r>
              <w:rPr>
                <w:rFonts w:ascii="Times New Roman" w:hAnsi="Times New Roman"/>
              </w:rPr>
              <w:t>Discussion</w:t>
            </w:r>
          </w:p>
        </w:tc>
        <w:tc>
          <w:tcPr>
            <w:tcW w:w="3037" w:type="dxa"/>
          </w:tcPr>
          <w:p w14:paraId="4EAB3382" w14:textId="3D044D3F"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20</w:t>
            </w:r>
          </w:p>
        </w:tc>
      </w:tr>
      <w:tr w:rsidR="008725BA" w14:paraId="72DC16A1" w14:textId="77777777" w:rsidTr="00BA35D2">
        <w:tc>
          <w:tcPr>
            <w:tcW w:w="7033" w:type="dxa"/>
          </w:tcPr>
          <w:p w14:paraId="546CF8D7" w14:textId="77777777" w:rsidR="008725BA" w:rsidRDefault="008725BA" w:rsidP="001F422F">
            <w:pPr>
              <w:ind w:left="705" w:right="-32"/>
            </w:pPr>
          </w:p>
        </w:tc>
        <w:tc>
          <w:tcPr>
            <w:tcW w:w="3037" w:type="dxa"/>
          </w:tcPr>
          <w:p w14:paraId="73933EC6" w14:textId="77777777" w:rsidR="008725BA" w:rsidRDefault="008725BA" w:rsidP="001F422F">
            <w:pPr>
              <w:ind w:left="798" w:right="1014"/>
              <w:jc w:val="right"/>
            </w:pPr>
          </w:p>
        </w:tc>
      </w:tr>
      <w:tr w:rsidR="00F93E7B" w14:paraId="2643BC1F" w14:textId="77777777" w:rsidTr="00BA35D2">
        <w:tc>
          <w:tcPr>
            <w:tcW w:w="7033" w:type="dxa"/>
          </w:tcPr>
          <w:p w14:paraId="0465BCB2" w14:textId="12B8A3EA" w:rsidR="00F93E7B" w:rsidRPr="00F93E7B" w:rsidRDefault="00F93E7B" w:rsidP="001F422F">
            <w:pPr>
              <w:ind w:left="-21" w:right="-32"/>
              <w:rPr>
                <w:rFonts w:ascii="Times New Roman" w:hAnsi="Times New Roman"/>
              </w:rPr>
            </w:pPr>
            <w:r>
              <w:rPr>
                <w:rFonts w:ascii="Times New Roman" w:hAnsi="Times New Roman"/>
              </w:rPr>
              <w:t>Conclusion</w:t>
            </w:r>
          </w:p>
        </w:tc>
        <w:tc>
          <w:tcPr>
            <w:tcW w:w="3037" w:type="dxa"/>
          </w:tcPr>
          <w:p w14:paraId="4E04B940" w14:textId="6914424D" w:rsidR="00F93E7B" w:rsidRPr="00B11007" w:rsidRDefault="00B11007" w:rsidP="001F422F">
            <w:pPr>
              <w:ind w:left="798" w:right="60"/>
              <w:rPr>
                <w:rFonts w:ascii="Times New Roman" w:hAnsi="Times New Roman"/>
              </w:rPr>
            </w:pPr>
            <w:r>
              <w:rPr>
                <w:rFonts w:ascii="Times New Roman" w:hAnsi="Times New Roman"/>
              </w:rPr>
              <w:t>Page  22</w:t>
            </w:r>
          </w:p>
        </w:tc>
      </w:tr>
      <w:tr w:rsidR="00F93E7B" w14:paraId="49310EFC" w14:textId="77777777" w:rsidTr="00BA35D2">
        <w:tc>
          <w:tcPr>
            <w:tcW w:w="7033" w:type="dxa"/>
          </w:tcPr>
          <w:p w14:paraId="5066916B" w14:textId="77777777" w:rsidR="00F93E7B" w:rsidRDefault="00F93E7B" w:rsidP="001F422F">
            <w:pPr>
              <w:ind w:left="-21" w:right="-32"/>
            </w:pPr>
          </w:p>
        </w:tc>
        <w:tc>
          <w:tcPr>
            <w:tcW w:w="3037" w:type="dxa"/>
          </w:tcPr>
          <w:p w14:paraId="09E59FD3" w14:textId="77777777" w:rsidR="00F93E7B" w:rsidRDefault="00F93E7B" w:rsidP="001F422F">
            <w:pPr>
              <w:ind w:left="798" w:right="60"/>
            </w:pPr>
          </w:p>
        </w:tc>
      </w:tr>
      <w:tr w:rsidR="008725BA" w14:paraId="4B46ABB8" w14:textId="77777777" w:rsidTr="00BA35D2">
        <w:tc>
          <w:tcPr>
            <w:tcW w:w="7033" w:type="dxa"/>
          </w:tcPr>
          <w:p w14:paraId="005D237D" w14:textId="77777777" w:rsidR="008725BA" w:rsidRDefault="008725BA" w:rsidP="001F422F">
            <w:pPr>
              <w:ind w:left="-21" w:right="-32"/>
            </w:pPr>
            <w:r>
              <w:rPr>
                <w:rFonts w:ascii="Times New Roman" w:hAnsi="Times New Roman"/>
              </w:rPr>
              <w:t>References</w:t>
            </w:r>
          </w:p>
        </w:tc>
        <w:tc>
          <w:tcPr>
            <w:tcW w:w="3037" w:type="dxa"/>
          </w:tcPr>
          <w:p w14:paraId="102735C6" w14:textId="041FEA62"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BA35D2">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BA35D2">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BA35D2">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BA35D2">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BA35D2">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BA35D2">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BA35D2">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BA35D2">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BA35D2">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BA35D2">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BA35D2">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BA35D2">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8725BA" w:rsidRPr="0057541A" w14:paraId="6775848C" w14:textId="77777777" w:rsidTr="00BA35D2">
        <w:tc>
          <w:tcPr>
            <w:tcW w:w="7110" w:type="dxa"/>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
          <w:p w14:paraId="5653C9E7" w14:textId="3B16025B"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6</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4"/>
          <w:footerReference w:type="default" r:id="rId15"/>
          <w:pgSz w:w="12240" w:h="15840" w:code="1"/>
          <w:pgMar w:top="1440" w:right="1440" w:bottom="1440" w:left="1440" w:header="720" w:footer="720" w:gutter="0"/>
          <w:pgNumType w:fmt="lowerRoman" w:start="1"/>
          <w:cols w:space="720"/>
          <w:titlePg/>
          <w:docGrid w:linePitch="360"/>
        </w:sectPr>
      </w:pPr>
    </w:p>
    <w:p w14:paraId="3C3C2BE0" w14:textId="2786778C" w:rsidR="00F93E7B" w:rsidRDefault="00AE6870" w:rsidP="00F93E7B">
      <w:pPr>
        <w:spacing w:line="480" w:lineRule="auto"/>
        <w:jc w:val="center"/>
      </w:pPr>
      <w:r>
        <w:rPr>
          <w:b/>
        </w:rPr>
        <w:lastRenderedPageBreak/>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19D9EE83" w:rsidR="00856D02" w:rsidRPr="00856D02" w:rsidRDefault="00FD4B57" w:rsidP="00FD4B57">
      <w:pPr>
        <w:spacing w:line="480" w:lineRule="auto"/>
        <w:ind w:firstLine="720"/>
      </w:pPr>
      <w:r>
        <w:tab/>
      </w:r>
      <w:commentRangeStart w:id="6"/>
      <w:r w:rsidR="00856D02" w:rsidRPr="00856D02">
        <w:t>Working memory has been a critical component to human cognition studies in the literature.</w:t>
      </w:r>
      <w:commentRangeEnd w:id="6"/>
      <w:r w:rsidR="00CD0589">
        <w:rPr>
          <w:rStyle w:val="CommentReference"/>
        </w:rPr>
        <w:commentReference w:id="6"/>
      </w:r>
      <w:r w:rsidR="00D30470">
        <w:t xml:space="preserve"> </w:t>
      </w:r>
      <w:r w:rsidR="00856D02" w:rsidRPr="00856D02">
        <w:t xml:space="preserve">Baddeley (1986) describes working memory (WM) as the temporary storage of stimuli being encoded. Working memory plays its biggest role as part of short-term memory (STM). STM, defined by Baddeley (1986), </w:t>
      </w:r>
      <w:commentRangeStart w:id="7"/>
      <w:r w:rsidR="00856D02" w:rsidRPr="00856D02">
        <w:t xml:space="preserve">is when you </w:t>
      </w:r>
      <w:commentRangeEnd w:id="7"/>
      <w:r w:rsidR="008910F9">
        <w:rPr>
          <w:rStyle w:val="CommentReference"/>
        </w:rPr>
        <w:commentReference w:id="7"/>
      </w:r>
      <w:r w:rsidR="00856D02" w:rsidRPr="00856D02">
        <w:t xml:space="preserve">can hold a </w:t>
      </w:r>
      <w:commentRangeStart w:id="8"/>
      <w:r w:rsidR="00856D02" w:rsidRPr="00856D02">
        <w:t xml:space="preserve">short amount </w:t>
      </w:r>
      <w:commentRangeEnd w:id="8"/>
      <w:r w:rsidR="00D95B18">
        <w:rPr>
          <w:rStyle w:val="CommentReference"/>
        </w:rPr>
        <w:commentReference w:id="8"/>
      </w:r>
      <w:r w:rsidR="00856D02" w:rsidRPr="00856D02">
        <w:t>of information for a limited time. STM works in an interacting system that serves higher level mental processes. These higher level mental processes include reasoning, problem-solving, and learning.</w:t>
      </w:r>
    </w:p>
    <w:p w14:paraId="4563EEB2" w14:textId="77777777"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77777777" w:rsidR="00856D02" w:rsidRPr="00856D02" w:rsidRDefault="00856D02" w:rsidP="00D30470">
      <w:pPr>
        <w:spacing w:line="480" w:lineRule="auto"/>
        <w:ind w:firstLine="720"/>
      </w:pPr>
      <w:r w:rsidRPr="00856D02">
        <w:lastRenderedPageBreak/>
        <w:tab/>
        <w:t xml:space="preserve">There are copious amounts of brain mechanisms </w:t>
      </w:r>
      <w:commentRangeStart w:id="9"/>
      <w:r w:rsidRPr="00856D02">
        <w:t xml:space="preserve">that work into </w:t>
      </w:r>
      <w:commentRangeEnd w:id="9"/>
      <w:r w:rsidR="00AB70AE">
        <w:rPr>
          <w:rStyle w:val="CommentReference"/>
        </w:rPr>
        <w:commentReference w:id="9"/>
      </w:r>
      <w:r w:rsidRPr="00856D02">
        <w:t>how much you can hold in your working memory. One factor is intelligence, specifically fluid intelligence (</w:t>
      </w:r>
      <w:r w:rsidRPr="00856D02">
        <w:rPr>
          <w:i/>
        </w:rPr>
        <w:t>gF</w:t>
      </w:r>
      <w:r w:rsidRPr="00856D02">
        <w:t xml:space="preserve">). Horn (1968) </w:t>
      </w:r>
      <w:commentRangeStart w:id="10"/>
      <w:commentRangeStart w:id="11"/>
      <w:r w:rsidRPr="00856D02">
        <w:t>describes intelligence as behavior that can be observed and measured</w:t>
      </w:r>
      <w:commentRangeEnd w:id="10"/>
      <w:r w:rsidR="00826343">
        <w:rPr>
          <w:rStyle w:val="CommentReference"/>
        </w:rPr>
        <w:commentReference w:id="10"/>
      </w:r>
      <w:commentRangeEnd w:id="11"/>
      <w:r w:rsidR="00DE3CA3">
        <w:rPr>
          <w:rStyle w:val="CommentReference"/>
        </w:rPr>
        <w:commentReference w:id="11"/>
      </w:r>
      <w:r w:rsidRPr="00856D02">
        <w:t xml:space="preserve">. Horn is describing that, for researchers in the behavioral sciences, intelligence needs to be measured in some aspect for it to be considered observable. Jaeggi et al.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et al. 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popular 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7CA3ED49" w14:textId="77777777" w:rsidR="00856D02" w:rsidRPr="00856D02" w:rsidRDefault="00856D02" w:rsidP="00D30470">
      <w:pPr>
        <w:spacing w:line="480" w:lineRule="auto"/>
        <w:ind w:firstLine="720"/>
      </w:pPr>
      <w:r w:rsidRPr="00856D02">
        <w:t xml:space="preserve">Working memory has been tested in the field of psychology since Miller introduced the “magic number” in 1956. The magic number is the concept of how many single items we can hold in our memory, Miller (1965) suggested that we can hold seven items, plus or minus two (5 or 9). This is why phone numbers can be easier to remember, since they fall in that </w:t>
      </w:r>
      <w:commentRangeStart w:id="12"/>
      <w:r w:rsidRPr="00856D02">
        <w:t xml:space="preserve">threshold. </w:t>
      </w:r>
      <w:commentRangeEnd w:id="12"/>
      <w:r w:rsidR="007C6382">
        <w:rPr>
          <w:rStyle w:val="CommentReference"/>
        </w:rPr>
        <w:commentReference w:id="12"/>
      </w:r>
      <w:r w:rsidRPr="00856D02">
        <w:t xml:space="preserve">Working memory has recently been measured with two types of tasks outlined by Yuan et al. (2006), the two types of measurement are: simple memory span and dual-tasks. Simple memory span tasks </w:t>
      </w:r>
      <w:commentRangeStart w:id="13"/>
      <w:r w:rsidRPr="00856D02">
        <w:t xml:space="preserve">are when </w:t>
      </w:r>
      <w:commentRangeEnd w:id="13"/>
      <w:r w:rsidR="002E6BD4">
        <w:rPr>
          <w:rStyle w:val="CommentReference"/>
        </w:rPr>
        <w:commentReference w:id="13"/>
      </w:r>
      <w:r w:rsidRPr="00856D02">
        <w:t xml:space="preserve">a participant is presented with a stimuli (words, numbers, or positions) and then asked to recall them in either the same or reversed order they were presented. Simple span tasks are generally used to measure short term memory (Mathy, Chekaf, &amp; Cowan, 2018). Dual-trials tasks </w:t>
      </w:r>
      <w:commentRangeStart w:id="14"/>
      <w:r w:rsidRPr="00856D02">
        <w:t xml:space="preserve">are when </w:t>
      </w:r>
      <w:commentRangeEnd w:id="14"/>
      <w:r w:rsidR="00227C13">
        <w:rPr>
          <w:rStyle w:val="CommentReference"/>
        </w:rPr>
        <w:commentReference w:id="14"/>
      </w:r>
      <w:commentRangeStart w:id="15"/>
      <w:r w:rsidRPr="00856D02">
        <w:t xml:space="preserve">both processing and storage are both being encoded </w:t>
      </w:r>
      <w:commentRangeEnd w:id="15"/>
      <w:r w:rsidR="007D4033">
        <w:rPr>
          <w:rStyle w:val="CommentReference"/>
        </w:rPr>
        <w:commentReference w:id="15"/>
      </w:r>
      <w:r w:rsidRPr="00856D02">
        <w:t xml:space="preserve">at the same time. Conway et al. (2005) identified that the majority working memory measurements are considered </w:t>
      </w:r>
      <w:r w:rsidRPr="00856D02">
        <w:lastRenderedPageBreak/>
        <w:t xml:space="preserve">dual-task because of their complexity. More modern working memory measurements are considered complex span tasks, rather than dual-task (Schmiedek, Hildebrandt, Lovden, Wilhelm, &amp; Lindenberger, 2009). This distinction occurs </w:t>
      </w:r>
      <w:commentRangeStart w:id="16"/>
      <w:r w:rsidRPr="00856D02">
        <w:t xml:space="preserve">because of the two components required for the task: the processing component and the storage component. </w:t>
      </w:r>
      <w:commentRangeEnd w:id="16"/>
      <w:r w:rsidR="006C09A2">
        <w:rPr>
          <w:rStyle w:val="CommentReference"/>
        </w:rPr>
        <w:commentReference w:id="16"/>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77777777" w:rsidR="00856D02" w:rsidRPr="00856D02" w:rsidRDefault="00856D02" w:rsidP="00D30470">
      <w:pPr>
        <w:spacing w:line="480" w:lineRule="auto"/>
        <w:ind w:firstLine="720"/>
      </w:pPr>
      <w:r w:rsidRPr="00856D02">
        <w:t xml:space="preserve">The original OSPAN and the automated OSPAN (Unsworth, Heitz, Schrock, &amp; Engle, 2005) are still the same task, but the automated OSPAN is available completely online, without required researcher interaction to move the study forward. This online presentation allows for less confounding variables between the researcher and the participant. The automated OSPAN also has a practice period where the participant is presented with </w:t>
      </w:r>
      <w:commentRangeStart w:id="17"/>
      <w:r w:rsidRPr="00856D02">
        <w:t>a math problems</w:t>
      </w:r>
      <w:commentRangeEnd w:id="17"/>
      <w:r w:rsidR="00B4506B">
        <w:rPr>
          <w:rStyle w:val="CommentReference"/>
        </w:rPr>
        <w:commentReference w:id="17"/>
      </w:r>
      <w:r w:rsidRPr="00856D02">
        <w:t xml:space="preserve">. After the math practice, they are given a sample trial of math problem where they are told to remember a letter after answering whether the math problem was true or false. After both practice portions are completed the participant then begins the real study. The participants must maintain 85% accuracy for the math operations in order for their data to be considered useful (Unsworth et al., 2005). After the task is completed, the researcher is given the participants scores. The first is a </w:t>
      </w:r>
      <w:r w:rsidRPr="00856D02">
        <w:lastRenderedPageBreak/>
        <w:t>raw score of the correctly recalled letters or words for each set. The researcher is also given a report on the participants math errors to account for accuracy.</w:t>
      </w:r>
    </w:p>
    <w:p w14:paraId="1180F56A" w14:textId="77777777" w:rsidR="00856D02" w:rsidRPr="00856D02" w:rsidRDefault="00856D02" w:rsidP="00D30470">
      <w:pPr>
        <w:spacing w:line="480" w:lineRule="auto"/>
        <w:ind w:firstLine="720"/>
      </w:pPr>
      <w:r w:rsidRPr="00856D02">
        <w:t>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1B53A094" w14:textId="77777777" w:rsidR="00856D02" w:rsidRPr="00856D02" w:rsidRDefault="00856D02" w:rsidP="00D30470">
      <w:pPr>
        <w:spacing w:line="480" w:lineRule="auto"/>
        <w:ind w:firstLine="720"/>
      </w:pPr>
      <w:r w:rsidRPr="00856D02">
        <w:t xml:space="preserve">The N-Back task was created in the late 1950’s (Kirchner, 1958). The idea behind this task was to measure short-term memory retention. It consists of different visual stages presented to the participant (Gajewski et al., 2018). After a stimuli is presented, the participant is asked if it matches a stimuli that was presented </w:t>
      </w:r>
      <w:r w:rsidRPr="00856D02">
        <w:rPr>
          <w:i/>
        </w:rPr>
        <w:t xml:space="preserve">n </w:t>
      </w:r>
      <w:r w:rsidRPr="00856D02">
        <w:t xml:space="preserve">trails before it. For example, if the stimuli was presented with letters, and this pattern was shown: A, B, D, A. The participant would have to identify if the ‘A’ was presented three trials back. This would be considered a 3-back task because of the </w:t>
      </w:r>
      <w:r w:rsidRPr="00856D02">
        <w:lastRenderedPageBreak/>
        <w:t xml:space="preserve">number of stimuli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(Gajewski et al., 2018).</w:t>
      </w:r>
    </w:p>
    <w:p w14:paraId="724402AA" w14:textId="77777777"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(Bors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(Bors, &amp; Stokes, 1998). The time restricts could be used as an assessment of intellectual efficiency, without the time restrictions it can be used to evaluate clear thinking.</w:t>
      </w:r>
    </w:p>
    <w:p w14:paraId="362716BD" w14:textId="77777777" w:rsidR="00856D02" w:rsidRPr="00856D02" w:rsidRDefault="00856D02" w:rsidP="00D30470">
      <w:pPr>
        <w:spacing w:line="480" w:lineRule="auto"/>
        <w:ind w:firstLine="720"/>
      </w:pPr>
      <w:r w:rsidRPr="00856D02">
        <w:t xml:space="preserve">Conway et al. (2002) presented a latent variable analysis between WM, </w:t>
      </w:r>
      <w:r w:rsidRPr="00856D02">
        <w:rPr>
          <w:i/>
        </w:rPr>
        <w:t>gF</w:t>
      </w:r>
      <w:r w:rsidRPr="00856D02">
        <w:t xml:space="preserve">, STM, and processing speed. In their study, they had participants complete multiple simple and complex </w:t>
      </w:r>
      <w:r w:rsidRPr="00856D02">
        <w:lastRenderedPageBreak/>
        <w:t xml:space="preserve">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77777777" w:rsidR="00856D02" w:rsidRPr="00856D02" w:rsidRDefault="00856D02" w:rsidP="00D30470">
      <w:pPr>
        <w:spacing w:line="480" w:lineRule="auto"/>
        <w:ind w:firstLine="720"/>
      </w:pPr>
      <w:r w:rsidRPr="00856D02">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 Feltovich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were: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w:t>
      </w:r>
      <w:r w:rsidRPr="00856D02">
        <w:lastRenderedPageBreak/>
        <w:t xml:space="preserve">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77777777" w:rsidR="00856D02" w:rsidRPr="00856D02" w:rsidRDefault="00856D02" w:rsidP="00D30470">
      <w:pPr>
        <w:spacing w:line="480" w:lineRule="auto"/>
        <w:ind w:firstLine="720"/>
      </w:pPr>
      <w:r w:rsidRPr="00856D02">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7777777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w:t>
      </w:r>
      <w:r w:rsidRPr="00856D02">
        <w:lastRenderedPageBreak/>
        <w:t xml:space="preserve">and Chi et al., 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77777777" w:rsidR="00856D02" w:rsidRPr="00856D02" w:rsidRDefault="00856D02" w:rsidP="00D30470">
      <w:pPr>
        <w:spacing w:line="480" w:lineRule="auto"/>
        <w:ind w:firstLine="720"/>
      </w:pPr>
      <w:r w:rsidRPr="00856D02">
        <w:t xml:space="preserve">With these three constructs combined, WM, </w:t>
      </w:r>
      <w:r w:rsidRPr="00856D02">
        <w:rPr>
          <w:i/>
        </w:rPr>
        <w:t xml:space="preserve">gF, </w:t>
      </w:r>
      <w:r w:rsidRPr="00856D02">
        <w:t xml:space="preserve">and expertise, they could help shape how we understand stimuli storage in our short term or long-term memory. They each play an important part in how we view the world around us and evaluate everyday situations. Shelton et al. (2010)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that processing speed, primary and secondary memory, and working memory all correlated with </w:t>
      </w:r>
      <w:r w:rsidRPr="00856D02">
        <w:rPr>
          <w:i/>
        </w:rPr>
        <w:t>gF</w:t>
      </w:r>
      <w:r w:rsidRPr="00856D02">
        <w:t xml:space="preserve">. </w:t>
      </w:r>
      <w:commentRangeStart w:id="18"/>
      <w:r w:rsidRPr="00856D02">
        <w:t xml:space="preserve">They looked further into their SEM model to look </w:t>
      </w:r>
      <w:commentRangeEnd w:id="18"/>
      <w:r w:rsidR="00AF7F3D">
        <w:rPr>
          <w:rStyle w:val="CommentReference"/>
        </w:rPr>
        <w:commentReference w:id="18"/>
      </w:r>
      <w:r w:rsidRPr="00856D02">
        <w:t xml:space="preserve">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r w:rsidRPr="00856D02">
        <w:t xml:space="preserve">Grabner,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Intelligenz-Struktur-Test 2000 R for cognitive ability (Amthauer, R,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w:t>
      </w:r>
      <w:r w:rsidRPr="00856D02">
        <w:lastRenderedPageBreak/>
        <w:t xml:space="preserve">participants in chess. There was an exception that those who were an expert at the task (chess in this study), could make up for a lower measured intelligence in other circumstances. </w:t>
      </w:r>
    </w:p>
    <w:p w14:paraId="57B2282E" w14:textId="77777777" w:rsidR="00856D02" w:rsidRPr="00856D02" w:rsidRDefault="00856D02" w:rsidP="00D30470">
      <w:pPr>
        <w:spacing w:line="480" w:lineRule="auto"/>
        <w:ind w:firstLine="720"/>
      </w:pPr>
      <w:r w:rsidRPr="00856D02">
        <w:tab/>
        <w:t xml:space="preserve">Taking in these ideas and theories, the </w:t>
      </w:r>
      <w:commentRangeStart w:id="19"/>
      <w:r w:rsidRPr="00856D02">
        <w:t>experiment</w:t>
      </w:r>
      <w:commentRangeEnd w:id="19"/>
      <w:r w:rsidR="0035022E">
        <w:rPr>
          <w:rStyle w:val="CommentReference"/>
        </w:rPr>
        <w:commentReference w:id="19"/>
      </w:r>
      <w:r w:rsidRPr="00856D02">
        <w:t xml:space="preserve"> outlined in this paper will look at how WM, </w:t>
      </w:r>
      <w:r w:rsidRPr="00856D02">
        <w:rPr>
          <w:i/>
          <w:iCs/>
        </w:rPr>
        <w:t>gF</w:t>
      </w:r>
      <w:r w:rsidRPr="00856D02">
        <w:t xml:space="preserve">, and expertise work together as a unit. There have been multiple studies on WM and expertise, but few on </w:t>
      </w:r>
      <w:r w:rsidRPr="00856D02">
        <w:rPr>
          <w:i/>
          <w:iCs/>
        </w:rPr>
        <w:t>gF</w:t>
      </w:r>
      <w:r w:rsidRPr="00856D02">
        <w:t xml:space="preserve"> and expertise. Our hope is that this paper can provide insight to that idea. Our hypothesis is that those who have a higher expertise in foreign language or in typing, will correlate with higher working memory AOSPAN scores and higher fluid intelligence APM scores. The multiple ways these components interact is important because it shapes our overall learning experience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interact. </w:t>
      </w:r>
    </w:p>
    <w:p w14:paraId="3C20A1BB" w14:textId="77777777" w:rsidR="00F93E7B" w:rsidRDefault="00F93E7B">
      <w:pPr>
        <w:rPr>
          <w:b/>
        </w:rPr>
      </w:pPr>
      <w:r>
        <w:rPr>
          <w:b/>
        </w:rPr>
        <w:br w:type="page"/>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77777777"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However, </w:t>
      </w:r>
      <w:commentRangeStart w:id="20"/>
      <w:commentRangeStart w:id="21"/>
      <w:r w:rsidRPr="00856D02">
        <w:t xml:space="preserve">if the participant had taken two years </w:t>
      </w:r>
      <w:commentRangeEnd w:id="20"/>
      <w:r w:rsidR="00BE4139">
        <w:rPr>
          <w:rStyle w:val="CommentReference"/>
        </w:rPr>
        <w:commentReference w:id="20"/>
      </w:r>
      <w:commentRangeEnd w:id="21"/>
      <w:r w:rsidR="00BE4139">
        <w:rPr>
          <w:rStyle w:val="CommentReference"/>
        </w:rPr>
        <w:commentReference w:id="21"/>
      </w:r>
      <w:r w:rsidRPr="00856D02">
        <w:t xml:space="preserve">of French, German, or Spanish, they were </w:t>
      </w:r>
      <w:commentRangeStart w:id="22"/>
      <w:r w:rsidRPr="00856D02">
        <w:t xml:space="preserve">elligible participate </w:t>
      </w:r>
      <w:commentRangeEnd w:id="22"/>
      <w:r w:rsidR="00647554">
        <w:rPr>
          <w:rStyle w:val="CommentReference"/>
        </w:rPr>
        <w:commentReference w:id="22"/>
      </w:r>
      <w:r w:rsidRPr="00856D02">
        <w:t xml:space="preserve">in the Expertise Study with a Foreign Language requirement. All participants either received course credit or extra credit for their participation in this study. </w:t>
      </w:r>
      <w:r w:rsidRPr="00856D02">
        <w:rPr>
          <w:bCs/>
          <w:iCs/>
        </w:rPr>
        <w:t>There were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77777777"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letter recalls, the second with math problems, and last the full AOSPAN problems. The participant </w:t>
      </w:r>
      <w:commentRangeStart w:id="23"/>
      <w:commentRangeStart w:id="24"/>
      <w:r w:rsidRPr="00856D02">
        <w:t xml:space="preserve">is </w:t>
      </w:r>
      <w:commentRangeEnd w:id="23"/>
      <w:r w:rsidR="00A11F6B">
        <w:rPr>
          <w:rStyle w:val="CommentReference"/>
        </w:rPr>
        <w:commentReference w:id="23"/>
      </w:r>
      <w:commentRangeEnd w:id="24"/>
      <w:r w:rsidR="00A11F6B">
        <w:rPr>
          <w:rStyle w:val="CommentReference"/>
        </w:rPr>
        <w:commentReference w:id="24"/>
      </w:r>
      <w:r w:rsidRPr="00856D02">
        <w:t xml:space="preserve">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77777777" w:rsidR="00856D02" w:rsidRPr="00856D02" w:rsidRDefault="00856D02" w:rsidP="00AE6870">
      <w:pPr>
        <w:spacing w:line="480" w:lineRule="auto"/>
      </w:pPr>
      <w:r w:rsidRPr="00856D02">
        <w:rPr>
          <w:i/>
        </w:rPr>
        <w:t>Advanced Raven Progressive Matrices (APM).</w:t>
      </w:r>
      <w:r w:rsidRPr="00856D02">
        <w:t xml:space="preserve"> The APM was </w:t>
      </w:r>
      <w:commentRangeStart w:id="25"/>
      <w:r w:rsidRPr="00856D02">
        <w:t xml:space="preserve">setup </w:t>
      </w:r>
      <w:commentRangeEnd w:id="25"/>
      <w:r w:rsidR="008B317A">
        <w:rPr>
          <w:rStyle w:val="CommentReference"/>
        </w:rPr>
        <w:commentReference w:id="25"/>
      </w:r>
      <w:r w:rsidRPr="00856D02">
        <w:t xml:space="preserve">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77777777" w:rsidR="00B11007" w:rsidRDefault="00856D02" w:rsidP="003E3AF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9" w:history="1">
        <w:r w:rsidRPr="00856D02">
          <w:rPr>
            <w:rStyle w:val="Hyperlink"/>
          </w:rPr>
          <w:t>www.TypingTest.com</w:t>
        </w:r>
      </w:hyperlink>
      <w:r w:rsidRPr="00856D02">
        <w:t xml:space="preserve">). The participant completed a 1-minute typing test from this website, specifically the option </w:t>
      </w:r>
      <w:commentRangeStart w:id="26"/>
      <w:r w:rsidRPr="00856D02">
        <w:t>the</w:t>
      </w:r>
      <w:commentRangeEnd w:id="26"/>
      <w:r w:rsidR="003E3AF0">
        <w:rPr>
          <w:rStyle w:val="CommentReference"/>
        </w:rPr>
        <w:commentReference w:id="26"/>
      </w:r>
      <w:r w:rsidRPr="00856D02">
        <w:t xml:space="preserve"> “Rules of Baseball.”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commentRangeStart w:id="27"/>
      <w:r w:rsidRPr="00856D02">
        <w:rPr>
          <w:i/>
        </w:rPr>
        <w:t xml:space="preserve">Figure 4. </w:t>
      </w:r>
      <w:r w:rsidRPr="00856D02">
        <w:t>This figure is the prompt all participants had to type verbatim</w:t>
      </w:r>
      <w:commentRangeEnd w:id="27"/>
      <w:r w:rsidR="0042040D">
        <w:rPr>
          <w:rStyle w:val="CommentReference"/>
        </w:rPr>
        <w:commentReference w:id="27"/>
      </w:r>
      <w:r w:rsidRPr="00856D02">
        <w:t>.</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527AF252">
            <wp:extent cx="5166921" cy="3328138"/>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793" cy="3351888"/>
                    </a:xfrm>
                    <a:prstGeom prst="rect">
                      <a:avLst/>
                    </a:prstGeom>
                  </pic:spPr>
                </pic:pic>
              </a:graphicData>
            </a:graphic>
          </wp:inline>
        </w:drawing>
      </w:r>
      <w:r w:rsidRPr="00856D02">
        <w:rPr>
          <w:noProof/>
        </w:rPr>
        <w:drawing>
          <wp:inline distT="0" distB="0" distL="0" distR="0" wp14:anchorId="1B9DF5A4" wp14:editId="441748A0">
            <wp:extent cx="4954773" cy="398191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21">
                      <a:extLst>
                        <a:ext uri="{28A0092B-C50C-407E-A947-70E740481C1C}">
                          <a14:useLocalDpi xmlns:a14="http://schemas.microsoft.com/office/drawing/2010/main" val="0"/>
                        </a:ext>
                      </a:extLst>
                    </a:blip>
                    <a:stretch>
                      <a:fillRect/>
                    </a:stretch>
                  </pic:blipFill>
                  <pic:spPr>
                    <a:xfrm>
                      <a:off x="0" y="0"/>
                      <a:ext cx="4975118" cy="3998268"/>
                    </a:xfrm>
                    <a:prstGeom prst="rect">
                      <a:avLst/>
                    </a:prstGeom>
                  </pic:spPr>
                </pic:pic>
              </a:graphicData>
            </a:graphic>
          </wp:inline>
        </w:drawing>
      </w:r>
    </w:p>
    <w:p w14:paraId="0495F4A8" w14:textId="147EAFAD"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p>
    <w:p w14:paraId="702BD61B" w14:textId="2C5EE679" w:rsidR="00856D02" w:rsidRPr="00856D02" w:rsidRDefault="00856D02" w:rsidP="00B11007">
      <w:pPr>
        <w:spacing w:line="480" w:lineRule="auto"/>
      </w:pPr>
      <w:r w:rsidRPr="00856D02">
        <w:rPr>
          <w:i/>
        </w:rPr>
        <w:lastRenderedPageBreak/>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w:t>
      </w:r>
      <w:commentRangeStart w:id="28"/>
      <w:r w:rsidRPr="00856D02">
        <w:t>X</w:t>
      </w:r>
      <w:commentRangeEnd w:id="28"/>
      <w:r w:rsidR="00B32039">
        <w:rPr>
          <w:rStyle w:val="CommentReference"/>
        </w:rPr>
        <w:commentReference w:id="28"/>
      </w:r>
      <w:r w:rsidRPr="00856D02">
        <w:t xml:space="preserve">). After the exam is completed, they are given a score that represents which section of that language they should take (i.e., 101, 102, 201, 202 representing the four course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Procedure</w:t>
      </w:r>
    </w:p>
    <w:p w14:paraId="03AF4A8C" w14:textId="77777777" w:rsidR="00856D02" w:rsidRPr="00856D02" w:rsidRDefault="00856D02" w:rsidP="00D30470">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APM, typing task, AOSPAN. The rest of the sections followed different variations of these until </w:t>
      </w:r>
      <w:commentRangeStart w:id="29"/>
      <w:r w:rsidRPr="00856D02">
        <w:t xml:space="preserve">all combinations </w:t>
      </w:r>
      <w:commentRangeEnd w:id="29"/>
      <w:r w:rsidR="007B099C">
        <w:rPr>
          <w:rStyle w:val="CommentReference"/>
        </w:rPr>
        <w:commentReference w:id="29"/>
      </w:r>
      <w:r w:rsidRPr="00856D02">
        <w:t xml:space="preserve">had been done and the experimenter started over. The section without the placement exam started in this order: AOSPAN, APM, typing task. The next section that came in for this task performed them in this order: typing task, </w:t>
      </w:r>
      <w:commentRangeStart w:id="30"/>
      <w:r w:rsidRPr="00856D02">
        <w:t xml:space="preserve">placement exam, </w:t>
      </w:r>
      <w:commentRangeEnd w:id="30"/>
      <w:r w:rsidR="004347D4">
        <w:rPr>
          <w:rStyle w:val="CommentReference"/>
        </w:rPr>
        <w:commentReference w:id="30"/>
      </w:r>
      <w:r w:rsidRPr="00856D02">
        <w:t xml:space="preserve">AOSPAN, APM. This Latin square design was used until all combinations had been performed by different groups of participants. By counterbalancing each group, we were able to balance potential carry over or fatigue effects for each section and time slot. </w:t>
      </w:r>
    </w:p>
    <w:p w14:paraId="128DE3C2" w14:textId="77777777" w:rsidR="00B11007" w:rsidRDefault="00B11007">
      <w:pPr>
        <w:rPr>
          <w:b/>
        </w:rPr>
      </w:pPr>
      <w:r>
        <w:rPr>
          <w:b/>
        </w:rPr>
        <w:br w:type="page"/>
      </w:r>
    </w:p>
    <w:p w14:paraId="76CB8970" w14:textId="2078777B" w:rsidR="00856D02" w:rsidRDefault="00AE6870" w:rsidP="00AE6870">
      <w:pPr>
        <w:spacing w:line="480" w:lineRule="auto"/>
        <w:jc w:val="center"/>
        <w:rPr>
          <w:b/>
        </w:rPr>
      </w:pPr>
      <w:r>
        <w:rPr>
          <w:b/>
        </w:rPr>
        <w:lastRenderedPageBreak/>
        <w:t>RESULTS</w:t>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77777777" w:rsidR="00856D02" w:rsidRPr="00856D02" w:rsidRDefault="00856D02" w:rsidP="00D30470">
      <w:pPr>
        <w:spacing w:line="480" w:lineRule="auto"/>
        <w:ind w:firstLine="720"/>
        <w:rPr>
          <w:bCs/>
          <w:iCs/>
        </w:rPr>
      </w:pPr>
      <w:r w:rsidRPr="00856D02">
        <w:rPr>
          <w:bCs/>
        </w:rPr>
        <w:tab/>
      </w:r>
      <w:r w:rsidRPr="00856D02">
        <w:rPr>
          <w:bCs/>
          <w:iCs/>
        </w:rPr>
        <w:t xml:space="preserve">The typing test had a </w:t>
      </w:r>
      <w:r w:rsidRPr="00856D02">
        <w:rPr>
          <w:bCs/>
          <w:i/>
        </w:rPr>
        <w:t>M</w:t>
      </w:r>
      <w:r w:rsidRPr="00856D02">
        <w:rPr>
          <w:bCs/>
          <w:iCs/>
        </w:rPr>
        <w:t xml:space="preserve"> = 46.73, </w:t>
      </w:r>
      <w:r w:rsidRPr="00856D02">
        <w:rPr>
          <w:bCs/>
          <w:i/>
        </w:rPr>
        <w:t>SD</w:t>
      </w:r>
      <w:r w:rsidRPr="00856D02">
        <w:rPr>
          <w:bCs/>
          <w:iCs/>
        </w:rPr>
        <w:t xml:space="preserve"> = 15.24, with fastest words per minute (WPM) of 85, and the slowest WPM of 13. The </w:t>
      </w:r>
      <w:r w:rsidRPr="00856D02">
        <w:rPr>
          <w:bCs/>
        </w:rPr>
        <w:t xml:space="preserve">APM had a </w:t>
      </w:r>
      <w:r w:rsidRPr="00856D02">
        <w:rPr>
          <w:bCs/>
          <w:i/>
        </w:rPr>
        <w:t>M</w:t>
      </w:r>
      <w:r w:rsidRPr="00856D02">
        <w:rPr>
          <w:bCs/>
          <w:iCs/>
        </w:rPr>
        <w:t xml:space="preserve"> = 13.62, </w:t>
      </w:r>
      <w:r w:rsidRPr="00856D02">
        <w:rPr>
          <w:bCs/>
          <w:i/>
        </w:rPr>
        <w:t xml:space="preserve">SD </w:t>
      </w:r>
      <w:r w:rsidRPr="00856D02">
        <w:rPr>
          <w:bCs/>
          <w:iCs/>
        </w:rPr>
        <w:t xml:space="preserve">= 7.56, with the highest score of 26 and a lowest score of 0. The OSPAN had a </w:t>
      </w:r>
      <w:r w:rsidRPr="00856D02">
        <w:rPr>
          <w:bCs/>
          <w:i/>
        </w:rPr>
        <w:t>M</w:t>
      </w:r>
      <w:r w:rsidRPr="00856D02">
        <w:rPr>
          <w:bCs/>
          <w:iCs/>
        </w:rPr>
        <w:t xml:space="preserve"> = 48.09, </w:t>
      </w:r>
      <w:r w:rsidRPr="00856D02">
        <w:rPr>
          <w:bCs/>
          <w:i/>
        </w:rPr>
        <w:t>SD</w:t>
      </w:r>
      <w:r w:rsidRPr="00856D02">
        <w:rPr>
          <w:bCs/>
          <w:iCs/>
        </w:rPr>
        <w:t xml:space="preserve"> = 16.71, with the highest letter recall of 75 and the lowest letter recall of 10. There were 35 participants (</w:t>
      </w:r>
      <w:r w:rsidRPr="00856D02">
        <w:rPr>
          <w:bCs/>
          <w:i/>
        </w:rPr>
        <w:t>N</w:t>
      </w:r>
      <w:r w:rsidRPr="00856D02">
        <w:rPr>
          <w:bCs/>
          <w:iCs/>
        </w:rPr>
        <w:t xml:space="preserve"> = 35) who scored at least 85% on the math portion of the OSPAN. The OSPAN for those participants was a </w:t>
      </w:r>
      <w:r w:rsidRPr="00856D02">
        <w:rPr>
          <w:bCs/>
          <w:i/>
        </w:rPr>
        <w:t>M</w:t>
      </w:r>
      <w:r w:rsidRPr="00856D02">
        <w:rPr>
          <w:bCs/>
          <w:iCs/>
        </w:rPr>
        <w:t xml:space="preserve"> = 51.97, </w:t>
      </w:r>
      <w:r w:rsidRPr="00856D02">
        <w:rPr>
          <w:bCs/>
          <w:i/>
        </w:rPr>
        <w:t>SD</w:t>
      </w:r>
      <w:r w:rsidRPr="00856D02">
        <w:rPr>
          <w:bCs/>
          <w:iCs/>
        </w:rPr>
        <w:t xml:space="preserve"> = 15.55. </w:t>
      </w:r>
    </w:p>
    <w:p w14:paraId="00652A72" w14:textId="77777777" w:rsidR="00856D02" w:rsidRPr="00856D02" w:rsidRDefault="00856D02" w:rsidP="00AE6870">
      <w:pPr>
        <w:spacing w:line="480" w:lineRule="auto"/>
        <w:rPr>
          <w:bCs/>
        </w:rPr>
      </w:pPr>
      <w:r w:rsidRPr="00856D02">
        <w:rPr>
          <w:b/>
        </w:rPr>
        <w:t>Hypothesis Tests</w:t>
      </w:r>
    </w:p>
    <w:p w14:paraId="441A0C9D" w14:textId="77777777" w:rsidR="00856D02" w:rsidRPr="00856D02" w:rsidRDefault="00856D02" w:rsidP="00D30470">
      <w:pPr>
        <w:spacing w:line="480" w:lineRule="auto"/>
        <w:ind w:firstLine="720"/>
        <w:rPr>
          <w:bCs/>
        </w:rPr>
      </w:pPr>
      <w:r w:rsidRPr="00856D02">
        <w:rPr>
          <w:bCs/>
        </w:rPr>
        <w:t xml:space="preserve">Since there were only 6 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r w:rsidRPr="00856D02">
        <w:rPr>
          <w:bCs/>
          <w:i/>
          <w:iCs/>
        </w:rPr>
        <w:t>r</w:t>
      </w:r>
      <w:r w:rsidRPr="00856D02">
        <w:rPr>
          <w:bCs/>
        </w:rPr>
        <w:t xml:space="preserve"> = .57. 95% CI [.33, .74], </w:t>
      </w:r>
      <w:r w:rsidRPr="00856D02">
        <w:rPr>
          <w:bCs/>
          <w:i/>
          <w:iCs/>
        </w:rPr>
        <w:t>p</w:t>
      </w:r>
      <w:r w:rsidRPr="00856D02">
        <w:rPr>
          <w:bCs/>
        </w:rPr>
        <w:t xml:space="preserve"> &lt; .001. This finding confirms that fluid intelligence (</w:t>
      </w:r>
      <w:r w:rsidRPr="00856D02">
        <w:rPr>
          <w:bCs/>
          <w:i/>
          <w:iCs/>
        </w:rPr>
        <w:t>gF</w:t>
      </w:r>
      <w:r w:rsidRPr="00856D02">
        <w:rPr>
          <w:bCs/>
        </w:rPr>
        <w:t xml:space="preserve">) and working memory (WM) were positively correlated, as shown in previous research (Conway et al, 2012; Shelton et al, 2010). The second correlation analyzed was the typing test and the APM, and the correlation was not significant, </w:t>
      </w:r>
      <w:r w:rsidRPr="00856D02">
        <w:rPr>
          <w:bCs/>
          <w:i/>
          <w:iCs/>
        </w:rPr>
        <w:t>r</w:t>
      </w:r>
      <w:r w:rsidRPr="00856D02">
        <w:rPr>
          <w:bCs/>
        </w:rPr>
        <w:t xml:space="preserve"> = .23, 95% CI [-.07, .50], </w:t>
      </w:r>
      <w:r w:rsidRPr="00856D02">
        <w:rPr>
          <w:bCs/>
          <w:i/>
          <w:iCs/>
        </w:rPr>
        <w:t>p</w:t>
      </w:r>
      <w:r w:rsidRPr="00856D02">
        <w:rPr>
          <w:bCs/>
        </w:rPr>
        <w:t xml:space="preserve"> = .13. The final correlation observed was the OSPAN and the typing test, and this correlation was also not significant, </w:t>
      </w:r>
      <w:r w:rsidRPr="00856D02">
        <w:rPr>
          <w:bCs/>
          <w:i/>
          <w:iCs/>
        </w:rPr>
        <w:t>r</w:t>
      </w:r>
      <w:r w:rsidRPr="00856D02">
        <w:rPr>
          <w:bCs/>
        </w:rPr>
        <w:t xml:space="preserve"> = .22, 95% CI [-.09, .50], </w:t>
      </w:r>
      <w:r w:rsidRPr="00856D02">
        <w:rPr>
          <w:bCs/>
          <w:i/>
          <w:iCs/>
        </w:rPr>
        <w:t>p</w:t>
      </w:r>
      <w:r w:rsidRPr="00856D02">
        <w:rPr>
          <w:bCs/>
        </w:rPr>
        <w:t xml:space="preserve"> = .16. Since over a quarter of the sample did not perform the math portion to the recommended 85%, we performed regression </w:t>
      </w:r>
      <w:r w:rsidRPr="00856D02">
        <w:rPr>
          <w:bCs/>
        </w:rPr>
        <w:lastRenderedPageBreak/>
        <w:t>models using the math score as a covariate to determine the relation (</w:t>
      </w:r>
      <w:r w:rsidRPr="00856D02">
        <w:rPr>
          <w:bCs/>
          <w:i/>
          <w:iCs/>
        </w:rPr>
        <w:t>pr</w:t>
      </w:r>
      <w:r w:rsidRPr="00856D02">
        <w:rPr>
          <w:bCs/>
        </w:rPr>
        <w:t xml:space="preserve">) between variables controlling for math performance. </w:t>
      </w:r>
    </w:p>
    <w:p w14:paraId="3662BB87" w14:textId="5217780E" w:rsidR="00856D02" w:rsidRPr="00856D02" w:rsidRDefault="00856D02" w:rsidP="00D30470">
      <w:pPr>
        <w:spacing w:line="480" w:lineRule="auto"/>
        <w:ind w:firstLine="720"/>
      </w:pPr>
      <w:r w:rsidRPr="00856D02">
        <w:t xml:space="preserve">The first regression model was the APM predicted by the </w:t>
      </w:r>
      <w:r w:rsidR="003C21EE">
        <w:t>A</w:t>
      </w:r>
      <w:r w:rsidRPr="00856D02">
        <w:t xml:space="preserve">OSPAN’s letter recall score and math accuracy, </w:t>
      </w:r>
      <w:r w:rsidRPr="00856D02">
        <w:rPr>
          <w:i/>
        </w:rPr>
        <w:t>F</w:t>
      </w:r>
      <w:r w:rsidRPr="00856D02">
        <w:t xml:space="preserve">(2, 41) = 13.70,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xml:space="preserve">= .40. The partial correlation of </w:t>
      </w:r>
      <w:r w:rsidR="003C21EE">
        <w:t>A</w:t>
      </w:r>
      <w:r w:rsidRPr="00856D02">
        <w:t xml:space="preserve">OSPAN and APM was </w:t>
      </w:r>
      <w:r w:rsidRPr="00856D02">
        <w:rPr>
          <w:i/>
          <w:iCs/>
        </w:rPr>
        <w:t>pr</w:t>
      </w:r>
      <w:r w:rsidRPr="00856D02">
        <w:t xml:space="preserve"> = .43. The second regression model was the typing score predicted by the OSPAN’s letter recall and math accuracy, </w:t>
      </w:r>
      <w:r w:rsidRPr="00856D02">
        <w:rPr>
          <w:i/>
          <w:iCs/>
        </w:rPr>
        <w:t>F</w:t>
      </w:r>
      <w:r w:rsidRPr="00856D02">
        <w:t xml:space="preserve">(2, 38) = 1.31, </w:t>
      </w:r>
      <w:r w:rsidRPr="00856D02">
        <w:rPr>
          <w:i/>
          <w:iCs/>
        </w:rPr>
        <w:t>p</w:t>
      </w:r>
      <w:r w:rsidRPr="00856D02">
        <w:t xml:space="preserve"> = .28, </w:t>
      </w:r>
      <w:r w:rsidRPr="00856D02">
        <w:rPr>
          <w:i/>
        </w:rPr>
        <w:t>R</w:t>
      </w:r>
      <w:r w:rsidRPr="00856D02">
        <w:rPr>
          <w:i/>
          <w:vertAlign w:val="superscript"/>
        </w:rPr>
        <w:t>2</w:t>
      </w:r>
      <w:r w:rsidRPr="00856D02">
        <w:t xml:space="preserve"> = .06. The partial correlation of the typing test and </w:t>
      </w:r>
      <w:r w:rsidR="003C21EE">
        <w:t>A</w:t>
      </w:r>
      <w:r w:rsidRPr="00856D02">
        <w:t xml:space="preserve">OSPAN letter recall and math accuracy was </w:t>
      </w:r>
      <w:r w:rsidRPr="00856D02">
        <w:rPr>
          <w:i/>
          <w:iCs/>
        </w:rPr>
        <w:t>pr</w:t>
      </w:r>
      <w:r w:rsidRPr="00856D02">
        <w:t xml:space="preserve"> = .14. Since the APM scales did not depend on math accuracy, no regression was necessary to determine a partial relationship between APM and the typing test. </w:t>
      </w:r>
    </w:p>
    <w:p w14:paraId="04C0FFC4" w14:textId="77777777" w:rsidR="00856D02" w:rsidRPr="00856D02" w:rsidRDefault="00856D02" w:rsidP="00D30470">
      <w:pPr>
        <w:spacing w:line="480" w:lineRule="auto"/>
        <w:ind w:firstLine="720"/>
        <w:rPr>
          <w:b/>
          <w:bCs/>
        </w:rPr>
      </w:pPr>
      <w:r w:rsidRPr="00856D02">
        <w:rPr>
          <w:bCs/>
        </w:rPr>
        <w:t xml:space="preserve">Our original power analysis was based on an </w:t>
      </w:r>
      <w:r w:rsidRPr="00856D02">
        <w:rPr>
          <w:bCs/>
          <w:i/>
          <w:iCs/>
        </w:rPr>
        <w:t>a priori</w:t>
      </w:r>
      <w:r w:rsidRPr="00856D02">
        <w:rPr>
          <w:bCs/>
        </w:rPr>
        <w:t xml:space="preserve"> correlation with two tails. We hoped for an effect size of </w:t>
      </w:r>
      <w:r w:rsidRPr="00856D02">
        <w:rPr>
          <w:bCs/>
          <w:i/>
          <w:iCs/>
        </w:rPr>
        <w:t>r</w:t>
      </w:r>
      <w:r w:rsidRPr="00856D02">
        <w:rPr>
          <w:bCs/>
        </w:rPr>
        <w:t xml:space="preserve"> ~ </w:t>
      </w:r>
      <w:r w:rsidRPr="00856D02">
        <w:rPr>
          <w:bCs/>
          <w:i/>
          <w:iCs/>
        </w:rPr>
        <w:t>.</w:t>
      </w:r>
      <w:r w:rsidRPr="00856D02">
        <w:rPr>
          <w:bCs/>
        </w:rPr>
        <w:t>30 (</w:t>
      </w:r>
      <w:r w:rsidRPr="00856D02">
        <w:rPr>
          <w:bCs/>
          <w:i/>
          <w:iCs/>
        </w:rPr>
        <w:t>r</w:t>
      </w:r>
      <w:r w:rsidRPr="00856D02">
        <w:rPr>
          <w:bCs/>
          <w:i/>
          <w:iCs/>
          <w:vertAlign w:val="superscript"/>
        </w:rPr>
        <w:t xml:space="preserve">2 </w:t>
      </w:r>
      <w:r w:rsidRPr="00856D02">
        <w:rPr>
          <w:bCs/>
        </w:rPr>
        <w:t xml:space="preserve">= .09), at 80% power, and alpha = .05. Using G*Power, this analysis yielded a sample size of 82 participants. However, when a power analysis was examined </w:t>
      </w:r>
      <w:r w:rsidRPr="00856D02">
        <w:rPr>
          <w:bCs/>
          <w:i/>
          <w:iCs/>
        </w:rPr>
        <w:t>a posteriori</w:t>
      </w:r>
      <w:r w:rsidRPr="00856D02">
        <w:rPr>
          <w:bCs/>
        </w:rPr>
        <w:t>, controlling for our average correlations for the typing test and the APM (</w:t>
      </w:r>
      <w:r w:rsidRPr="00856D02">
        <w:rPr>
          <w:bCs/>
          <w:i/>
          <w:iCs/>
        </w:rPr>
        <w:t>r</w:t>
      </w:r>
      <w:r w:rsidRPr="00856D02">
        <w:rPr>
          <w:bCs/>
        </w:rPr>
        <w:t xml:space="preserve"> = .23) and the OSPAN and typing test (</w:t>
      </w:r>
      <w:r w:rsidRPr="00856D02">
        <w:rPr>
          <w:bCs/>
          <w:i/>
          <w:iCs/>
        </w:rPr>
        <w:t xml:space="preserve">r </w:t>
      </w:r>
      <w:r w:rsidRPr="00856D02">
        <w:rPr>
          <w:bCs/>
        </w:rPr>
        <w:t>= .22), we would have needed about 159 participants 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r>
        <w:rPr>
          <w:b/>
          <w:bCs/>
        </w:rPr>
        <w:lastRenderedPageBreak/>
        <w:t>DISCUSSION</w:t>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77777777"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relationship to expertise. This experiment was designed to compare expertise and working memory again, and then see how expertise and fluid intelligence are related as well.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4BD9458C"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r w:rsidRPr="00856D02">
        <w:rPr>
          <w:i/>
          <w:iCs/>
        </w:rPr>
        <w:t xml:space="preserve">r = .57 </w:t>
      </w:r>
      <w:r w:rsidRPr="00856D02">
        <w:t xml:space="preserve">and then </w:t>
      </w:r>
      <w:r w:rsidRPr="00856D02">
        <w:rPr>
          <w:i/>
          <w:iCs/>
        </w:rPr>
        <w:t>pr</w:t>
      </w:r>
      <w:r w:rsidRPr="00856D02">
        <w:t xml:space="preserve"> = .43 controlling for math scores. Next, we extended these correlations to expertise. </w:t>
      </w:r>
      <w:r w:rsidRPr="00856D02">
        <w:rPr>
          <w:bCs/>
        </w:rPr>
        <w:t xml:space="preserve">The correlation for the APM and typing test was </w:t>
      </w:r>
      <w:r w:rsidRPr="00856D02">
        <w:rPr>
          <w:bCs/>
          <w:i/>
          <w:iCs/>
        </w:rPr>
        <w:t>r</w:t>
      </w:r>
      <w:r w:rsidRPr="00856D02">
        <w:rPr>
          <w:bCs/>
        </w:rPr>
        <w:t xml:space="preserve"> = .23, and the correlation for the AOSPAN and the typing test was </w:t>
      </w:r>
      <w:r w:rsidRPr="00856D02">
        <w:rPr>
          <w:bCs/>
          <w:i/>
          <w:iCs/>
        </w:rPr>
        <w:t>r</w:t>
      </w:r>
      <w:r w:rsidRPr="00856D02">
        <w:rPr>
          <w:bCs/>
        </w:rPr>
        <w:t xml:space="preserve"> = .22, with a of </w:t>
      </w:r>
      <w:r w:rsidRPr="00856D02">
        <w:rPr>
          <w:bCs/>
          <w:i/>
          <w:iCs/>
        </w:rPr>
        <w:t>pr =.</w:t>
      </w:r>
      <w:r w:rsidR="00997D39">
        <w:rPr>
          <w:bCs/>
        </w:rPr>
        <w:t>14</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plenty of usable data for all parts of the experiment. For example, we were only able to collect six participants for the foreign language as an expertise part of our study, mostly scoring into the introductory course for their language. More variability and scores would be necessary to fully examine this variable. </w:t>
      </w:r>
    </w:p>
    <w:p w14:paraId="5B2FE2A7" w14:textId="694DE6D2" w:rsidR="00856D02" w:rsidRDefault="00856D02" w:rsidP="00D30470">
      <w:pPr>
        <w:spacing w:line="480" w:lineRule="auto"/>
        <w:ind w:firstLine="720"/>
        <w:rPr>
          <w:bCs/>
        </w:rPr>
      </w:pPr>
      <w:r w:rsidRPr="00856D02">
        <w:rPr>
          <w:bCs/>
        </w:rPr>
        <w:lastRenderedPageBreak/>
        <w:t xml:space="preserve">Future directions of the study would be to replicate this experiment again with a larger sample size, primarily in using foreign language as a form of expertise and examine the same results. The original experiment showed a correlation between the AOSPAN and APM of </w:t>
      </w:r>
      <w:r w:rsidRPr="00856D02">
        <w:rPr>
          <w:bCs/>
          <w:i/>
          <w:iCs/>
        </w:rPr>
        <w:t xml:space="preserve">r </w:t>
      </w:r>
      <w:r w:rsidRPr="00856D02">
        <w:rPr>
          <w:bCs/>
        </w:rPr>
        <w:t xml:space="preserve">= .57. While 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perfectly correlated it is </w:t>
      </w:r>
      <w:r w:rsidR="00997D39">
        <w:rPr>
          <w:bCs/>
        </w:rPr>
        <w:t>interesting</w:t>
      </w:r>
      <w:r w:rsidR="00997D39" w:rsidRPr="00856D02">
        <w:rPr>
          <w:bCs/>
        </w:rPr>
        <w:t xml:space="preserve"> </w:t>
      </w:r>
      <w:r w:rsidRPr="00856D02">
        <w:rPr>
          <w:bCs/>
        </w:rPr>
        <w:t xml:space="preserve">that their correlations with the typing task were almost the same, and not very strong. Perhaps using a different form of expertise that relates closer to working memory and </w:t>
      </w:r>
      <w:r w:rsidRPr="00856D02">
        <w:rPr>
          <w:bCs/>
          <w:i/>
          <w:iCs/>
        </w:rPr>
        <w:t>gF</w:t>
      </w:r>
      <w:r w:rsidRPr="00856D02">
        <w:rPr>
          <w:bCs/>
        </w:rPr>
        <w:t xml:space="preserve">, </w:t>
      </w:r>
      <w:commentRangeStart w:id="31"/>
      <w:r w:rsidRPr="00856D02">
        <w:rPr>
          <w:bCs/>
        </w:rPr>
        <w:t>instead of typing</w:t>
      </w:r>
      <w:commentRangeEnd w:id="31"/>
      <w:r w:rsidR="0088747D">
        <w:rPr>
          <w:rStyle w:val="CommentReference"/>
        </w:rPr>
        <w:commentReference w:id="31"/>
      </w:r>
      <w:r w:rsidRPr="00856D02">
        <w:rPr>
          <w:bCs/>
        </w:rPr>
        <w:t xml:space="preserve">, could make a difference and make this a stronger correlation. </w:t>
      </w:r>
    </w:p>
    <w:p w14:paraId="0C4D853B" w14:textId="44F49B27" w:rsidR="00F93E7B" w:rsidRDefault="00F93E7B" w:rsidP="00D30470">
      <w:pPr>
        <w:spacing w:line="480" w:lineRule="auto"/>
        <w:ind w:firstLine="720"/>
        <w:rPr>
          <w:bCs/>
        </w:rPr>
      </w:pPr>
    </w:p>
    <w:p w14:paraId="2CBC8AD2" w14:textId="77777777" w:rsidR="00B11007" w:rsidRDefault="00B11007">
      <w:pPr>
        <w:rPr>
          <w:b/>
        </w:rPr>
      </w:pPr>
      <w:r>
        <w:rPr>
          <w:b/>
        </w:rPr>
        <w:br w:type="page"/>
      </w:r>
    </w:p>
    <w:p w14:paraId="76F0F025" w14:textId="56FF8ECC" w:rsidR="00F93E7B" w:rsidRDefault="00F93E7B" w:rsidP="00F93E7B">
      <w:pPr>
        <w:spacing w:line="480" w:lineRule="auto"/>
        <w:jc w:val="center"/>
        <w:rPr>
          <w:b/>
        </w:rPr>
      </w:pPr>
      <w:r>
        <w:rPr>
          <w:b/>
        </w:rPr>
        <w:lastRenderedPageBreak/>
        <w:t>CONCLUSION</w:t>
      </w:r>
    </w:p>
    <w:p w14:paraId="2515FA4F" w14:textId="57306624" w:rsidR="008B7900" w:rsidRDefault="008B7900" w:rsidP="00F93E7B">
      <w:pPr>
        <w:spacing w:line="480" w:lineRule="auto"/>
        <w:jc w:val="center"/>
        <w:rPr>
          <w:b/>
        </w:rPr>
      </w:pPr>
    </w:p>
    <w:p w14:paraId="76CB4AD1" w14:textId="77777777" w:rsidR="008B7900" w:rsidRDefault="008B7900" w:rsidP="00F93E7B">
      <w:pPr>
        <w:spacing w:line="480" w:lineRule="auto"/>
        <w:jc w:val="center"/>
        <w:rPr>
          <w:bCs/>
        </w:rPr>
      </w:pPr>
    </w:p>
    <w:p w14:paraId="06364230" w14:textId="55F94602" w:rsidR="00F93E7B" w:rsidRPr="00F93E7B" w:rsidRDefault="00F93E7B" w:rsidP="00F93E7B">
      <w:pPr>
        <w:spacing w:line="480" w:lineRule="auto"/>
        <w:ind w:firstLine="720"/>
        <w:rPr>
          <w:bCs/>
        </w:rPr>
      </w:pPr>
      <w:r>
        <w:rPr>
          <w:bCs/>
        </w:rPr>
        <w:tab/>
      </w:r>
      <w:r>
        <w:rPr>
          <w:bCs/>
        </w:rPr>
        <w:tab/>
      </w:r>
      <w:r>
        <w:rPr>
          <w:bCs/>
        </w:rPr>
        <w:tab/>
      </w:r>
      <w:commentRangeStart w:id="32"/>
      <w:r>
        <w:rPr>
          <w:bCs/>
        </w:rPr>
        <w:t xml:space="preserve">All research is important </w:t>
      </w:r>
      <w:commentRangeEnd w:id="32"/>
      <w:r w:rsidR="00466FA5">
        <w:rPr>
          <w:rStyle w:val="CommentReference"/>
        </w:rPr>
        <w:commentReference w:id="32"/>
      </w:r>
      <w:r>
        <w:rPr>
          <w:bCs/>
        </w:rPr>
        <w:t xml:space="preserve">and should be constantly adapted for the field of psychology. </w:t>
      </w:r>
      <w:commentRangeStart w:id="33"/>
      <w:r>
        <w:rPr>
          <w:bCs/>
        </w:rPr>
        <w:t>Working</w:t>
      </w:r>
      <w:commentRangeEnd w:id="33"/>
      <w:r w:rsidR="008967FB">
        <w:rPr>
          <w:rStyle w:val="CommentReference"/>
        </w:rPr>
        <w:commentReference w:id="33"/>
      </w:r>
      <w:r>
        <w:rPr>
          <w:bCs/>
        </w:rPr>
        <w:t xml:space="preserve"> memory, </w:t>
      </w:r>
      <w:r>
        <w:rPr>
          <w:bCs/>
          <w:i/>
          <w:iCs/>
        </w:rPr>
        <w:t>gF</w:t>
      </w:r>
      <w:r>
        <w:rPr>
          <w:bCs/>
        </w:rPr>
        <w:t xml:space="preserve">, and expertise will continue to grow in the field and adapt to what researchers find. Although our only significant finding was that working memory and </w:t>
      </w:r>
      <w:r>
        <w:rPr>
          <w:bCs/>
          <w:i/>
          <w:iCs/>
        </w:rPr>
        <w:t>gF</w:t>
      </w:r>
      <w:r>
        <w:rPr>
          <w:bCs/>
        </w:rPr>
        <w:t xml:space="preserve"> are </w:t>
      </w:r>
      <w:commentRangeStart w:id="34"/>
      <w:r>
        <w:rPr>
          <w:bCs/>
        </w:rPr>
        <w:t xml:space="preserve">still </w:t>
      </w:r>
      <w:commentRangeEnd w:id="34"/>
      <w:r w:rsidR="00D215C1">
        <w:rPr>
          <w:rStyle w:val="CommentReference"/>
        </w:rPr>
        <w:commentReference w:id="34"/>
      </w:r>
      <w:r>
        <w:rPr>
          <w:bCs/>
        </w:rPr>
        <w:t xml:space="preserve">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Brocke, B., Liepmann, D., &amp; Beauducel, A. (2001). Intelligenz-Struktur-Test 2000 R. </w:t>
      </w:r>
      <w:r w:rsidRPr="00D30470">
        <w:rPr>
          <w:i/>
          <w:iCs/>
        </w:rPr>
        <w:t>Göttingen: Hogrefe</w:t>
      </w:r>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77777777" w:rsidR="00856D02" w:rsidRPr="00856D02" w:rsidRDefault="00856D02" w:rsidP="00D30470">
      <w:pPr>
        <w:spacing w:line="480" w:lineRule="auto"/>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2AFA01D4" w14:textId="77777777" w:rsidR="00856D02" w:rsidRPr="00856D02" w:rsidRDefault="00856D02" w:rsidP="00D30470">
      <w:pPr>
        <w:spacing w:line="480" w:lineRule="auto"/>
        <w:ind w:left="720" w:hanging="720"/>
      </w:pPr>
      <w:r w:rsidRPr="00856D02">
        <w:t>Cattell, R. B. (1963). Theory of fluid and crystallized intelligence: A critical experiment. </w:t>
      </w:r>
      <w:r w:rsidRPr="00D30470">
        <w:rPr>
          <w:i/>
          <w:iCs/>
        </w:rPr>
        <w:t>Journal of Educational Psychology</w:t>
      </w:r>
      <w:r w:rsidRPr="00856D02">
        <w:t>, </w:t>
      </w:r>
      <w:r w:rsidRPr="00D30470">
        <w:rPr>
          <w:i/>
          <w:iCs/>
        </w:rPr>
        <w:t>54</w:t>
      </w:r>
      <w:r w:rsidRPr="00856D02">
        <w:t>(1), 1–22. doi: 10.1037/h0046743</w:t>
      </w:r>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Chi, M., Feltovich,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77777777" w:rsidR="00856D02" w:rsidRPr="00856D02" w:rsidRDefault="00856D02" w:rsidP="00D30470">
      <w:pPr>
        <w:spacing w:line="480" w:lineRule="auto"/>
        <w:ind w:left="720" w:hanging="720"/>
      </w:pPr>
      <w:r w:rsidRPr="00856D02">
        <w:t xml:space="preserve">Conway, Andrew R. A., Cowan, B., Bunting, M. F., Therriault, D. J., &amp; Minkoff, </w:t>
      </w:r>
      <w:commentRangeStart w:id="35"/>
      <w:r w:rsidRPr="00856D02">
        <w:t>Scott</w:t>
      </w:r>
      <w:commentRangeEnd w:id="35"/>
      <w:r w:rsidR="000D33B5">
        <w:rPr>
          <w:rStyle w:val="CommentReference"/>
        </w:rPr>
        <w:commentReference w:id="35"/>
      </w:r>
      <w:r w:rsidRPr="00856D02">
        <w:t xml:space="preserve"> R. B., (2002). A latent variable analysis of working memory capacity, short-term memory capacity, processing speed, and general fluid intelligence. </w:t>
      </w:r>
      <w:r w:rsidRPr="00D30470">
        <w:rPr>
          <w:i/>
        </w:rPr>
        <w:t>Intelligence</w:t>
      </w:r>
      <w:r w:rsidRPr="00856D02">
        <w:t xml:space="preserve">, </w:t>
      </w:r>
      <w:commentRangeStart w:id="36"/>
      <w:r w:rsidRPr="00856D02">
        <w:t>30</w:t>
      </w:r>
      <w:commentRangeEnd w:id="36"/>
      <w:r w:rsidR="004B15C9">
        <w:rPr>
          <w:rStyle w:val="CommentReference"/>
        </w:rPr>
        <w:commentReference w:id="36"/>
      </w:r>
      <w:r w:rsidRPr="00856D02">
        <w:t xml:space="preserve">, 163-183. doi: 10.1016/s0160-2896(01)00096-4 </w:t>
      </w:r>
    </w:p>
    <w:p w14:paraId="68A2ABC4" w14:textId="77777777" w:rsidR="00856D02" w:rsidRPr="00856D02" w:rsidRDefault="00856D02" w:rsidP="00D30470">
      <w:pPr>
        <w:spacing w:line="480" w:lineRule="auto"/>
        <w:ind w:left="720" w:hanging="720"/>
      </w:pPr>
      <w:r w:rsidRPr="00856D02">
        <w:lastRenderedPageBreak/>
        <w:t xml:space="preserve">Daneman, M., </w:t>
      </w:r>
      <w:commentRangeStart w:id="37"/>
      <w:r w:rsidRPr="00856D02">
        <w:t>Carpenter</w:t>
      </w:r>
      <w:commentRangeEnd w:id="37"/>
      <w:r w:rsidR="006F0B60">
        <w:rPr>
          <w:rStyle w:val="CommentReference"/>
        </w:rPr>
        <w:commentReference w:id="37"/>
      </w:r>
      <w:r w:rsidRPr="00856D02">
        <w:t xml:space="preserve">, P. A., (1980). Individual differences in working memory and reading. </w:t>
      </w:r>
      <w:r w:rsidRPr="00D30470">
        <w:rPr>
          <w:i/>
        </w:rPr>
        <w:t>Journal of Verbal Learning and Verbal Behavior</w:t>
      </w:r>
      <w:r w:rsidRPr="00856D02">
        <w:t xml:space="preserve">, </w:t>
      </w:r>
      <w:commentRangeStart w:id="38"/>
      <w:r w:rsidRPr="00856D02">
        <w:t>19</w:t>
      </w:r>
      <w:commentRangeEnd w:id="38"/>
      <w:r w:rsidR="004B15C9">
        <w:rPr>
          <w:rStyle w:val="CommentReference"/>
        </w:rPr>
        <w:commentReference w:id="38"/>
      </w:r>
      <w:r w:rsidRPr="00856D02">
        <w:t>(4), 450-466. doi: 10.1016/S0022-5371(80)90312-6</w:t>
      </w:r>
    </w:p>
    <w:p w14:paraId="06172987" w14:textId="56D238E1" w:rsidR="00856D02" w:rsidRPr="00F93E7B" w:rsidRDefault="00856D02" w:rsidP="00F93E7B">
      <w:pPr>
        <w:spacing w:line="480" w:lineRule="auto"/>
        <w:ind w:left="720" w:hanging="720"/>
      </w:pPr>
      <w:r w:rsidRPr="00856D02">
        <w:t xml:space="preserve">Faul, F., Erdfelder,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41A0CCB3" w14:textId="77777777" w:rsidR="00856D02" w:rsidRPr="00856D02" w:rsidRDefault="00856D02" w:rsidP="00D30470">
      <w:pPr>
        <w:spacing w:line="480" w:lineRule="auto"/>
        <w:ind w:left="720" w:hanging="720"/>
      </w:pPr>
      <w:r w:rsidRPr="00856D02">
        <w:t xml:space="preserve">Grabner, H. R., Neubauer, A. C., </w:t>
      </w:r>
      <w:commentRangeStart w:id="39"/>
      <w:r w:rsidRPr="00856D02">
        <w:t>Stern, E</w:t>
      </w:r>
      <w:commentRangeEnd w:id="39"/>
      <w:r w:rsidR="006F0B60">
        <w:rPr>
          <w:rStyle w:val="CommentReference"/>
        </w:rPr>
        <w:commentReference w:id="39"/>
      </w:r>
      <w:r w:rsidRPr="00856D02">
        <w:t xml:space="preserve">. (2006). Superior performance and neural efficiency: The impact of intelligence and expertise. </w:t>
      </w:r>
      <w:r w:rsidRPr="00D30470">
        <w:rPr>
          <w:i/>
        </w:rPr>
        <w:t>Brain Research Bulletin,</w:t>
      </w:r>
      <w:r w:rsidRPr="00856D02">
        <w:t xml:space="preserve"> </w:t>
      </w:r>
      <w:commentRangeStart w:id="40"/>
      <w:r w:rsidRPr="00856D02">
        <w:t>69</w:t>
      </w:r>
      <w:commentRangeEnd w:id="40"/>
      <w:r w:rsidR="0033265C">
        <w:rPr>
          <w:rStyle w:val="CommentReference"/>
        </w:rPr>
        <w:commentReference w:id="40"/>
      </w:r>
      <w:r w:rsidRPr="00856D02">
        <w:t>, 422-439. doi: 10.1016/j.brainresbull.2006.02.009</w:t>
      </w:r>
    </w:p>
    <w:p w14:paraId="50D9D2C2" w14:textId="77777777" w:rsidR="00856D02" w:rsidRPr="00856D02" w:rsidRDefault="00856D02" w:rsidP="00D30470">
      <w:pPr>
        <w:spacing w:line="480" w:lineRule="auto"/>
        <w:ind w:left="720" w:hanging="720"/>
      </w:pPr>
      <w:r w:rsidRPr="00856D02">
        <w:t xml:space="preserve">Geary, David. (2009). </w:t>
      </w:r>
      <w:r w:rsidRPr="00D30470">
        <w:rPr>
          <w:i/>
          <w:iCs/>
        </w:rPr>
        <w:t>The evolution of general fluid intelligence</w:t>
      </w:r>
      <w:r w:rsidRPr="00856D02">
        <w:t xml:space="preserve">. In S. Platek &amp; Shackelford, T.K. (Eds.), </w:t>
      </w:r>
      <w:r w:rsidRPr="00D30470">
        <w:rPr>
          <w:iCs/>
        </w:rPr>
        <w:t>Foundations in Evolutionary Cognitive Neuroscience</w:t>
      </w:r>
      <w:r w:rsidRPr="00856D02">
        <w:t>. (pgs. 22-56). doi: 10.1017/CBO9780511626586.002.</w:t>
      </w:r>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xml:space="preserve">, </w:t>
      </w:r>
      <w:commentRangeStart w:id="41"/>
      <w:r w:rsidRPr="00856D02">
        <w:t>6</w:t>
      </w:r>
      <w:commentRangeEnd w:id="41"/>
      <w:r w:rsidR="0033265C">
        <w:rPr>
          <w:rStyle w:val="CommentReference"/>
        </w:rPr>
        <w:commentReference w:id="41"/>
      </w:r>
      <w:r w:rsidRPr="00856D02">
        <w:t>(3),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39AEF2B4" w14:textId="77777777" w:rsidR="00856D02" w:rsidRPr="00856D02" w:rsidRDefault="00856D02" w:rsidP="00D30470">
      <w:pPr>
        <w:spacing w:line="480" w:lineRule="auto"/>
        <w:ind w:left="720" w:hanging="720"/>
      </w:pPr>
      <w:r w:rsidRPr="00856D02">
        <w:t xml:space="preserve">Jaeggi, S. M., Buschkuehl, M., Perrig, W. J., &amp; Meier, B., (2010). The concurrent validity of the </w:t>
      </w:r>
      <w:r w:rsidRPr="00D30470">
        <w:rPr>
          <w:i/>
        </w:rPr>
        <w:t>N</w:t>
      </w:r>
      <w:r w:rsidRPr="00856D02">
        <w:t xml:space="preserve">-back task as a working memory measure. </w:t>
      </w:r>
      <w:r w:rsidRPr="00D30470">
        <w:rPr>
          <w:i/>
        </w:rPr>
        <w:t>Memory</w:t>
      </w:r>
      <w:r w:rsidRPr="00856D02">
        <w:t xml:space="preserve">, </w:t>
      </w:r>
      <w:r w:rsidRPr="00D30470">
        <w:rPr>
          <w:i/>
          <w:iCs/>
        </w:rPr>
        <w:t>18</w:t>
      </w:r>
      <w:r w:rsidRPr="00856D02">
        <w:t>(4), 394-412. doi: 10.1080/09658211003702171</w:t>
      </w:r>
    </w:p>
    <w:p w14:paraId="07A1AAA7" w14:textId="77777777" w:rsidR="00856D02" w:rsidRPr="00856D02" w:rsidRDefault="00856D02" w:rsidP="00D30470">
      <w:pPr>
        <w:spacing w:line="480" w:lineRule="auto"/>
        <w:ind w:left="720" w:hanging="720"/>
      </w:pPr>
      <w:r w:rsidRPr="00856D02">
        <w:t xml:space="preserve">Kane, M. J., Hambrick, D. Z., </w:t>
      </w:r>
      <w:commentRangeStart w:id="42"/>
      <w:r w:rsidRPr="00856D02">
        <w:t>Conway,</w:t>
      </w:r>
      <w:commentRangeEnd w:id="42"/>
      <w:r w:rsidR="006F0B60">
        <w:rPr>
          <w:rStyle w:val="CommentReference"/>
        </w:rPr>
        <w:commentReference w:id="42"/>
      </w:r>
      <w:r w:rsidRPr="00856D02">
        <w:t xml:space="preserve"> A. R. A. (2005). Working memory capacity and fluid intelligence are strongly related constructs: Comment on Ackerman, Beier, and Boyle (2005). </w:t>
      </w:r>
      <w:r w:rsidRPr="00D30470">
        <w:rPr>
          <w:i/>
        </w:rPr>
        <w:t>Psychological Bulletin</w:t>
      </w:r>
      <w:r w:rsidRPr="00856D02">
        <w:t xml:space="preserve">, </w:t>
      </w:r>
      <w:commentRangeStart w:id="43"/>
      <w:r w:rsidRPr="00856D02">
        <w:t>131</w:t>
      </w:r>
      <w:commentRangeEnd w:id="43"/>
      <w:r w:rsidR="009A5C74">
        <w:rPr>
          <w:rStyle w:val="CommentReference"/>
        </w:rPr>
        <w:commentReference w:id="43"/>
      </w:r>
      <w:r w:rsidRPr="00856D02">
        <w:t>(1), 66-71. doi: 10.1037/0033-2909.131.1.66</w:t>
      </w:r>
    </w:p>
    <w:p w14:paraId="601C722D" w14:textId="77777777" w:rsidR="00856D02" w:rsidRPr="00856D02" w:rsidRDefault="00856D02" w:rsidP="00D30470">
      <w:pPr>
        <w:spacing w:line="480" w:lineRule="auto"/>
        <w:ind w:left="720" w:hanging="720"/>
      </w:pPr>
      <w:r w:rsidRPr="00856D02">
        <w:lastRenderedPageBreak/>
        <w:t xml:space="preserve">Kirchner, W. K., (1958). Age differences in short-term retention of rapidly changing information. </w:t>
      </w:r>
      <w:r w:rsidRPr="00D30470">
        <w:rPr>
          <w:i/>
        </w:rPr>
        <w:t>Journal of Experimental Psychology</w:t>
      </w:r>
      <w:r w:rsidRPr="00856D02">
        <w:t xml:space="preserve">, </w:t>
      </w:r>
      <w:commentRangeStart w:id="44"/>
      <w:r w:rsidRPr="00856D02">
        <w:t>55</w:t>
      </w:r>
      <w:commentRangeEnd w:id="44"/>
      <w:r w:rsidR="009A5C74">
        <w:rPr>
          <w:rStyle w:val="CommentReference"/>
        </w:rPr>
        <w:commentReference w:id="44"/>
      </w:r>
      <w:r w:rsidRPr="00856D02">
        <w:t>(4), 352-358. doi: 10.1037/h0043688</w:t>
      </w:r>
    </w:p>
    <w:p w14:paraId="3E551A50" w14:textId="77777777"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77777777" w:rsidR="00856D02" w:rsidRPr="00856D02" w:rsidRDefault="00856D02" w:rsidP="00D30470">
      <w:pPr>
        <w:spacing w:line="480" w:lineRule="auto"/>
        <w:ind w:left="720" w:hanging="720"/>
      </w:pPr>
      <w:r w:rsidRPr="00856D02">
        <w:t xml:space="preserve">Redick, T.S., Broadway, J. M., Meier, M.E., Kuriakose, P.S., Unsworth, N., Kane, M. J., </w:t>
      </w:r>
      <w:commentRangeStart w:id="45"/>
      <w:r w:rsidRPr="00856D02">
        <w:t>Engle,</w:t>
      </w:r>
      <w:commentRangeEnd w:id="45"/>
      <w:r w:rsidR="006F0B60">
        <w:rPr>
          <w:rStyle w:val="CommentReference"/>
        </w:rPr>
        <w:commentReference w:id="45"/>
      </w:r>
      <w:r w:rsidRPr="00856D02">
        <w:t xml:space="preserve"> R.W., (2012). Measuring working memory capacity with automated complex span tasks. </w:t>
      </w:r>
      <w:r w:rsidRPr="00D30470">
        <w:rPr>
          <w:i/>
        </w:rPr>
        <w:t>European Journal of Psychological Assessment,</w:t>
      </w:r>
      <w:r w:rsidRPr="00856D02">
        <w:t xml:space="preserve"> </w:t>
      </w:r>
      <w:r w:rsidRPr="00D30470">
        <w:rPr>
          <w:i/>
          <w:iCs/>
        </w:rPr>
        <w:t>28</w:t>
      </w:r>
      <w:r w:rsidRPr="00856D02">
        <w:t>(3), 164-171. doi: 10.1027/1015-5759/a000123</w:t>
      </w:r>
    </w:p>
    <w:p w14:paraId="2B18A7D4" w14:textId="77777777" w:rsidR="00856D02" w:rsidRPr="00856D02" w:rsidRDefault="00856D02" w:rsidP="00D30470">
      <w:pPr>
        <w:spacing w:line="480" w:lineRule="auto"/>
        <w:ind w:left="720" w:hanging="720"/>
      </w:pPr>
      <w:r w:rsidRPr="00856D02">
        <w:t xml:space="preserve">Robinson-Riegler, G., &amp; Robinson-Riegler, B. (2004). </w:t>
      </w:r>
      <w:r w:rsidRPr="00D30470">
        <w:rPr>
          <w:i/>
          <w:iCs/>
        </w:rPr>
        <w:t>Cognitive psychology</w:t>
      </w:r>
      <w:r w:rsidRPr="00856D02">
        <w:t>. Boston: Allyn and Bacon.</w:t>
      </w:r>
    </w:p>
    <w:p w14:paraId="6BEB4CB3" w14:textId="77777777" w:rsidR="00856D02" w:rsidRPr="00856D02" w:rsidRDefault="00856D02" w:rsidP="00D30470">
      <w:pPr>
        <w:spacing w:line="480" w:lineRule="auto"/>
        <w:ind w:left="720" w:hanging="720"/>
      </w:pPr>
      <w:r w:rsidRPr="00856D02">
        <w:t xml:space="preserve">Schmiedek, F., Hildebrandt, A., Lövdén, M., Lindenberger,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7777777" w:rsidR="00856D02" w:rsidRPr="00856D02" w:rsidRDefault="00856D02" w:rsidP="00D30470">
      <w:pPr>
        <w:spacing w:line="480" w:lineRule="auto"/>
        <w:ind w:left="720" w:hanging="720"/>
      </w:pPr>
      <w:r w:rsidRPr="00856D02">
        <w:t xml:space="preserve">Shah, P., &amp; Miyake, A. (1996). The separability of working memory resources for spatial thinking and language processing: An individual differences approach. </w:t>
      </w:r>
      <w:r w:rsidRPr="00D30470">
        <w:rPr>
          <w:i/>
        </w:rPr>
        <w:t xml:space="preserve">Journal of Experimental Psychology: General, </w:t>
      </w:r>
      <w:r w:rsidRPr="00D30470">
        <w:rPr>
          <w:i/>
          <w:iCs/>
        </w:rPr>
        <w:t>125</w:t>
      </w:r>
      <w:r w:rsidRPr="00856D02">
        <w:t>(1), 4–27. doi: 10.1037/0096-3445.125.1.4</w:t>
      </w:r>
    </w:p>
    <w:p w14:paraId="06F0F0AC" w14:textId="77777777" w:rsidR="00856D02" w:rsidRPr="00856D02" w:rsidRDefault="00856D02" w:rsidP="00D30470">
      <w:pPr>
        <w:spacing w:line="480" w:lineRule="auto"/>
        <w:ind w:left="720" w:hanging="720"/>
      </w:pPr>
      <w:r w:rsidRPr="00856D02">
        <w:t xml:space="preserve">Shelton, J. T., Elliott, E. M., Matthews, R. A., Hill, B. D., </w:t>
      </w:r>
      <w:commentRangeStart w:id="46"/>
      <w:r w:rsidRPr="00856D02">
        <w:t>Grouvier,</w:t>
      </w:r>
      <w:commentRangeEnd w:id="46"/>
      <w:r w:rsidR="001732CB">
        <w:rPr>
          <w:rStyle w:val="CommentReference"/>
        </w:rPr>
        <w:commentReference w:id="46"/>
      </w:r>
      <w:r w:rsidRPr="00856D02">
        <w:t xml:space="preserve"> W. D. (2010). The relationships of working memory, secondary memory, and general fluid intelligence: </w:t>
      </w:r>
      <w:r w:rsidRPr="00856D02">
        <w:lastRenderedPageBreak/>
        <w:t xml:space="preserve">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7777777" w:rsidR="00856D02" w:rsidRPr="00856D02" w:rsidRDefault="00856D02" w:rsidP="00D30470">
      <w:pPr>
        <w:spacing w:line="480" w:lineRule="auto"/>
        <w:ind w:left="720" w:hanging="720"/>
      </w:pPr>
      <w:r w:rsidRPr="00856D02">
        <w:t xml:space="preserve">Turner, M., </w:t>
      </w:r>
      <w:commentRangeStart w:id="47"/>
      <w:r w:rsidRPr="00856D02">
        <w:t>Engle</w:t>
      </w:r>
      <w:commentRangeEnd w:id="47"/>
      <w:r w:rsidR="00970ABF">
        <w:rPr>
          <w:rStyle w:val="CommentReference"/>
        </w:rPr>
        <w:commentReference w:id="47"/>
      </w:r>
      <w:r w:rsidRPr="00856D02">
        <w:t xml:space="preserve">, R. W., (1989). Is working memory capacity task dependent? </w:t>
      </w:r>
      <w:r w:rsidRPr="00D30470">
        <w:rPr>
          <w:i/>
        </w:rPr>
        <w:t>Journal of Memory and Language</w:t>
      </w:r>
      <w:r w:rsidRPr="00856D02">
        <w:t xml:space="preserve">, </w:t>
      </w:r>
      <w:commentRangeStart w:id="48"/>
      <w:r w:rsidRPr="00856D02">
        <w:t>28</w:t>
      </w:r>
      <w:commentRangeEnd w:id="48"/>
      <w:r w:rsidR="00CD1E51">
        <w:rPr>
          <w:rStyle w:val="CommentReference"/>
        </w:rPr>
        <w:commentReference w:id="48"/>
      </w:r>
      <w:r w:rsidRPr="00856D02">
        <w:t>(2), 127-154. doi: 10.1016/0749-596X(89)90040-5</w:t>
      </w:r>
    </w:p>
    <w:p w14:paraId="12E2AF84" w14:textId="77777777" w:rsidR="00856D02" w:rsidRPr="00856D02" w:rsidRDefault="00856D02" w:rsidP="00D30470">
      <w:pPr>
        <w:spacing w:line="480" w:lineRule="auto"/>
        <w:ind w:left="720" w:hanging="720"/>
      </w:pPr>
      <w:r w:rsidRPr="00856D02">
        <w:t xml:space="preserve">Unsworth, N., </w:t>
      </w:r>
      <w:commentRangeStart w:id="49"/>
      <w:r w:rsidRPr="00856D02">
        <w:t>Engle</w:t>
      </w:r>
      <w:commentRangeEnd w:id="49"/>
      <w:r w:rsidR="001732CB">
        <w:rPr>
          <w:rStyle w:val="CommentReference"/>
        </w:rPr>
        <w:commentReference w:id="49"/>
      </w:r>
      <w:r w:rsidRPr="00856D02">
        <w:t xml:space="preserve">, R. W., (2006). Simple and complex memory spans and their relation abilities: Evidence from list-length effects. </w:t>
      </w:r>
      <w:r w:rsidRPr="00D30470">
        <w:rPr>
          <w:i/>
        </w:rPr>
        <w:t xml:space="preserve">Journal of Memory and Language, </w:t>
      </w:r>
      <w:commentRangeStart w:id="50"/>
      <w:r w:rsidRPr="00856D02">
        <w:t>54</w:t>
      </w:r>
      <w:commentRangeEnd w:id="50"/>
      <w:r w:rsidR="00936A97">
        <w:rPr>
          <w:rStyle w:val="CommentReference"/>
        </w:rPr>
        <w:commentReference w:id="50"/>
      </w:r>
      <w:r w:rsidRPr="00856D02">
        <w:t>, 68-80. doi: 10.1016/j.jml.2005.06.003</w:t>
      </w:r>
    </w:p>
    <w:p w14:paraId="1D741733" w14:textId="77777777" w:rsidR="00856D02" w:rsidRPr="00856D02" w:rsidRDefault="00856D02" w:rsidP="00D30470">
      <w:pPr>
        <w:spacing w:line="480" w:lineRule="auto"/>
        <w:ind w:left="720" w:hanging="720"/>
      </w:pPr>
      <w:r w:rsidRPr="00856D02">
        <w:t xml:space="preserve">Unsworth, N., Heitz, R.P., Schrock, J.C., </w:t>
      </w:r>
      <w:commentRangeStart w:id="51"/>
      <w:r w:rsidRPr="00856D02">
        <w:t>Engle,</w:t>
      </w:r>
      <w:commentRangeEnd w:id="51"/>
      <w:r w:rsidR="00397A7C">
        <w:rPr>
          <w:rStyle w:val="CommentReference"/>
        </w:rPr>
        <w:commentReference w:id="51"/>
      </w:r>
      <w:r w:rsidRPr="00856D02">
        <w:t xml:space="preserv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2E70182C" w:rsidR="00856D02" w:rsidRPr="00856D02" w:rsidRDefault="00856D02" w:rsidP="00D30470">
      <w:pPr>
        <w:spacing w:line="480" w:lineRule="auto"/>
        <w:ind w:left="720" w:hanging="720"/>
      </w:pPr>
      <w:r w:rsidRPr="00856D02">
        <w:t>Waugh, N. C., &amp; Norman, D. A. (1965). Primary memory. </w:t>
      </w:r>
      <w:r w:rsidRPr="00D30470">
        <w:rPr>
          <w:i/>
          <w:iCs/>
        </w:rPr>
        <w:t>Psychological Review</w:t>
      </w:r>
      <w:r w:rsidRPr="00856D02">
        <w:t>, </w:t>
      </w:r>
      <w:r w:rsidRPr="00D30470">
        <w:rPr>
          <w:i/>
          <w:iCs/>
        </w:rPr>
        <w:t>72</w:t>
      </w:r>
      <w:r w:rsidRPr="00856D02">
        <w:t>(2), 89–104. doi: 10.1037/h0021797</w:t>
      </w:r>
    </w:p>
    <w:p w14:paraId="23421B79" w14:textId="77777777" w:rsidR="00856D02" w:rsidRPr="00856D02" w:rsidRDefault="00856D02" w:rsidP="00D30470">
      <w:pPr>
        <w:spacing w:line="480" w:lineRule="auto"/>
        <w:ind w:left="720" w:hanging="720"/>
      </w:pPr>
      <w:r w:rsidRPr="00856D02">
        <w:t xml:space="preserve">Yuan, K., Steedle, J., Shavelson, R., Alonzo, A., </w:t>
      </w:r>
      <w:commentRangeStart w:id="52"/>
      <w:r w:rsidRPr="00856D02">
        <w:t xml:space="preserve">Oppezzo, </w:t>
      </w:r>
      <w:commentRangeEnd w:id="52"/>
      <w:r w:rsidR="00397A7C">
        <w:rPr>
          <w:rStyle w:val="CommentReference"/>
        </w:rPr>
        <w:commentReference w:id="52"/>
      </w:r>
      <w:r w:rsidRPr="00856D02">
        <w:t xml:space="preserve">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elissa Fallone" w:date="2019-06-26T09:16:00Z" w:initials="MDF">
    <w:p w14:paraId="277C6050" w14:textId="1AF581F2" w:rsidR="0056762E" w:rsidRDefault="0056762E">
      <w:pPr>
        <w:pStyle w:val="CommentText"/>
      </w:pPr>
      <w:r>
        <w:rPr>
          <w:rStyle w:val="CommentReference"/>
        </w:rPr>
        <w:annotationRef/>
      </w:r>
      <w:r w:rsidR="006B1C64">
        <w:rPr>
          <w:noProof/>
        </w:rPr>
        <w:t>are related to, this research is correlational</w:t>
      </w:r>
    </w:p>
  </w:comment>
  <w:comment w:id="6" w:author="Melissa Fallone" w:date="2019-06-26T09:18:00Z" w:initials="MDF">
    <w:p w14:paraId="01112BC2" w14:textId="7BDDF331" w:rsidR="00CD0589" w:rsidRDefault="00CD0589">
      <w:pPr>
        <w:pStyle w:val="CommentText"/>
      </w:pPr>
      <w:r>
        <w:rPr>
          <w:rStyle w:val="CommentReference"/>
        </w:rPr>
        <w:annotationRef/>
      </w:r>
      <w:r w:rsidR="006B1C64">
        <w:rPr>
          <w:noProof/>
        </w:rPr>
        <w:t>do all human cognition studies include working memory?  if not, then is it a critical component?</w:t>
      </w:r>
    </w:p>
  </w:comment>
  <w:comment w:id="7" w:author="Melissa Fallone" w:date="2019-06-25T21:15:00Z" w:initials="MDF">
    <w:p w14:paraId="58FF2EE1" w14:textId="38821605" w:rsidR="008910F9" w:rsidRDefault="008910F9">
      <w:pPr>
        <w:pStyle w:val="CommentText"/>
      </w:pPr>
      <w:r>
        <w:rPr>
          <w:rStyle w:val="CommentReference"/>
        </w:rPr>
        <w:annotationRef/>
      </w:r>
      <w:r w:rsidR="00771868">
        <w:rPr>
          <w:noProof/>
        </w:rPr>
        <w:t>awkward phrasing</w:t>
      </w:r>
    </w:p>
  </w:comment>
  <w:comment w:id="8" w:author="Melissa Fallone" w:date="2019-06-25T21:12:00Z" w:initials="MDF">
    <w:p w14:paraId="771CC473" w14:textId="27774CBB" w:rsidR="00D95B18" w:rsidRDefault="00D95B18">
      <w:pPr>
        <w:pStyle w:val="CommentText"/>
      </w:pPr>
      <w:r>
        <w:rPr>
          <w:rStyle w:val="CommentReference"/>
        </w:rPr>
        <w:annotationRef/>
      </w:r>
      <w:r w:rsidR="00771868">
        <w:rPr>
          <w:noProof/>
        </w:rPr>
        <w:t>small amount?</w:t>
      </w:r>
    </w:p>
  </w:comment>
  <w:comment w:id="9" w:author="Melissa Fallone" w:date="2019-06-25T21:17:00Z" w:initials="MDF">
    <w:p w14:paraId="071ECC9C" w14:textId="03FF38CB" w:rsidR="00AB70AE" w:rsidRDefault="00AB70AE">
      <w:pPr>
        <w:pStyle w:val="CommentText"/>
      </w:pPr>
      <w:r>
        <w:rPr>
          <w:rStyle w:val="CommentReference"/>
        </w:rPr>
        <w:annotationRef/>
      </w:r>
      <w:r w:rsidR="00771868">
        <w:rPr>
          <w:noProof/>
        </w:rPr>
        <w:t>awkward phrasing</w:t>
      </w:r>
    </w:p>
  </w:comment>
  <w:comment w:id="10" w:author="Melissa Fallone" w:date="2019-06-25T21:20:00Z" w:initials="MDF">
    <w:p w14:paraId="7260F4DB" w14:textId="4237BCBF" w:rsidR="00826343" w:rsidRDefault="00826343">
      <w:pPr>
        <w:pStyle w:val="CommentText"/>
      </w:pPr>
      <w:r>
        <w:rPr>
          <w:rStyle w:val="CommentReference"/>
        </w:rPr>
        <w:annotationRef/>
      </w:r>
      <w:r w:rsidR="00771868">
        <w:rPr>
          <w:noProof/>
        </w:rPr>
        <w:t>this statement seems to indicated that any behavior that can be observed and measured is intelligence.</w:t>
      </w:r>
    </w:p>
  </w:comment>
  <w:comment w:id="11" w:author="Melissa Fallone" w:date="2019-06-25T21:20:00Z" w:initials="MDF">
    <w:p w14:paraId="7B553BD6" w14:textId="0FE587C4" w:rsidR="00DE3CA3" w:rsidRDefault="00DE3CA3">
      <w:pPr>
        <w:pStyle w:val="CommentText"/>
      </w:pPr>
      <w:r>
        <w:rPr>
          <w:rStyle w:val="CommentReference"/>
        </w:rPr>
        <w:annotationRef/>
      </w:r>
    </w:p>
  </w:comment>
  <w:comment w:id="12" w:author="Melissa Fallone" w:date="2019-06-25T21:25:00Z" w:initials="MDF">
    <w:p w14:paraId="4FF5212D" w14:textId="65B3FD21" w:rsidR="007C6382" w:rsidRDefault="007C6382">
      <w:pPr>
        <w:pStyle w:val="CommentText"/>
      </w:pPr>
      <w:r>
        <w:rPr>
          <w:rStyle w:val="CommentReference"/>
        </w:rPr>
        <w:annotationRef/>
      </w:r>
      <w:r w:rsidR="00771868">
        <w:rPr>
          <w:noProof/>
        </w:rPr>
        <w:t>range?</w:t>
      </w:r>
    </w:p>
  </w:comment>
  <w:comment w:id="13" w:author="Melissa Fallone" w:date="2019-06-25T21:26:00Z" w:initials="MDF">
    <w:p w14:paraId="6082392E" w14:textId="5E3B4FC8" w:rsidR="002E6BD4" w:rsidRDefault="002E6BD4">
      <w:pPr>
        <w:pStyle w:val="CommentText"/>
      </w:pPr>
      <w:r>
        <w:rPr>
          <w:rStyle w:val="CommentReference"/>
        </w:rPr>
        <w:annotationRef/>
      </w:r>
      <w:r w:rsidR="00771868">
        <w:rPr>
          <w:noProof/>
        </w:rPr>
        <w:t>awkward/informal Try: Simple memory span tasks measure short term memory by assessig a persons ability to recall a list of stimuli (words, numbers, or positions) ...</w:t>
      </w:r>
    </w:p>
  </w:comment>
  <w:comment w:id="14" w:author="Melissa Fallone" w:date="2019-06-25T21:31:00Z" w:initials="MDF">
    <w:p w14:paraId="4735D9F3" w14:textId="51F9BC88" w:rsidR="00227C13" w:rsidRDefault="00227C13">
      <w:pPr>
        <w:pStyle w:val="CommentText"/>
      </w:pPr>
      <w:r>
        <w:rPr>
          <w:rStyle w:val="CommentReference"/>
        </w:rPr>
        <w:annotationRef/>
      </w:r>
      <w:r w:rsidR="00771868">
        <w:rPr>
          <w:noProof/>
        </w:rPr>
        <w:t>same?</w:t>
      </w:r>
    </w:p>
  </w:comment>
  <w:comment w:id="15" w:author="Melissa Fallone" w:date="2019-06-25T21:32:00Z" w:initials="MDF">
    <w:p w14:paraId="311C250A" w14:textId="4743D414" w:rsidR="007D4033" w:rsidRDefault="007D4033">
      <w:pPr>
        <w:pStyle w:val="CommentText"/>
      </w:pPr>
      <w:r>
        <w:rPr>
          <w:rStyle w:val="CommentReference"/>
        </w:rPr>
        <w:annotationRef/>
      </w:r>
      <w:r w:rsidR="00771868">
        <w:rPr>
          <w:noProof/>
        </w:rPr>
        <w:t>i'm not sure what this means</w:t>
      </w:r>
    </w:p>
  </w:comment>
  <w:comment w:id="16" w:author="Melissa Fallone" w:date="2019-06-25T21:33:00Z" w:initials="MDF">
    <w:p w14:paraId="6C6A320D" w14:textId="7BA5D9D6" w:rsidR="006C09A2" w:rsidRDefault="006C09A2">
      <w:pPr>
        <w:pStyle w:val="CommentText"/>
      </w:pPr>
      <w:r>
        <w:rPr>
          <w:rStyle w:val="CommentReference"/>
        </w:rPr>
        <w:annotationRef/>
      </w:r>
      <w:r w:rsidR="00771868">
        <w:rPr>
          <w:noProof/>
        </w:rPr>
        <w:t>unclear meaning</w:t>
      </w:r>
    </w:p>
  </w:comment>
  <w:comment w:id="17" w:author="Melissa Fallone" w:date="2019-06-25T21:53:00Z" w:initials="MDF">
    <w:p w14:paraId="5CBA7A3E" w14:textId="6D2DB5F4" w:rsidR="00B4506B" w:rsidRDefault="00B4506B">
      <w:pPr>
        <w:pStyle w:val="CommentText"/>
      </w:pPr>
      <w:r>
        <w:rPr>
          <w:rStyle w:val="CommentReference"/>
        </w:rPr>
        <w:annotationRef/>
      </w:r>
      <w:r w:rsidR="00771868">
        <w:rPr>
          <w:noProof/>
        </w:rPr>
        <w:t>one or more?</w:t>
      </w:r>
    </w:p>
  </w:comment>
  <w:comment w:id="18" w:author="Melissa Fallone" w:date="2019-06-25T22:14:00Z" w:initials="MDF">
    <w:p w14:paraId="653F4A6F" w14:textId="5E641CE1" w:rsidR="00AF7F3D" w:rsidRDefault="00AF7F3D">
      <w:pPr>
        <w:pStyle w:val="CommentText"/>
      </w:pPr>
      <w:r>
        <w:rPr>
          <w:rStyle w:val="CommentReference"/>
        </w:rPr>
        <w:annotationRef/>
      </w:r>
      <w:r w:rsidR="00771868">
        <w:rPr>
          <w:noProof/>
        </w:rPr>
        <w:t>double looks</w:t>
      </w:r>
    </w:p>
  </w:comment>
  <w:comment w:id="19" w:author="Melissa Duncan Fallone" w:date="2019-06-25T20:47:00Z" w:initials="MDF">
    <w:p w14:paraId="614B9F55" w14:textId="165DF875" w:rsidR="0035022E" w:rsidRDefault="0035022E">
      <w:pPr>
        <w:pStyle w:val="CommentText"/>
      </w:pPr>
      <w:r>
        <w:rPr>
          <w:rStyle w:val="CommentReference"/>
        </w:rPr>
        <w:annotationRef/>
      </w:r>
      <w:r w:rsidR="00771868">
        <w:rPr>
          <w:noProof/>
        </w:rPr>
        <w:t>This research is correlational, not experimental.</w:t>
      </w:r>
    </w:p>
  </w:comment>
  <w:comment w:id="20" w:author="Melissa Fallone" w:date="2019-06-26T08:42:00Z" w:initials="MDF">
    <w:p w14:paraId="3F09C2B2" w14:textId="19152C09" w:rsidR="00BE4139" w:rsidRDefault="00BE4139">
      <w:pPr>
        <w:pStyle w:val="CommentText"/>
      </w:pPr>
      <w:r>
        <w:rPr>
          <w:rStyle w:val="CommentReference"/>
        </w:rPr>
        <w:annotationRef/>
      </w:r>
      <w:r w:rsidR="006B1C64">
        <w:rPr>
          <w:noProof/>
        </w:rPr>
        <w:t>So if they met the foreign Language requirement, they could choose to participate in the non foreign language study?</w:t>
      </w:r>
    </w:p>
  </w:comment>
  <w:comment w:id="21" w:author="Melissa Fallone" w:date="2019-06-26T08:43:00Z" w:initials="MDF">
    <w:p w14:paraId="47C63335" w14:textId="19A749D1" w:rsidR="00BE4139" w:rsidRDefault="00BE4139">
      <w:pPr>
        <w:pStyle w:val="CommentText"/>
      </w:pPr>
      <w:r>
        <w:rPr>
          <w:rStyle w:val="CommentReference"/>
        </w:rPr>
        <w:annotationRef/>
      </w:r>
    </w:p>
  </w:comment>
  <w:comment w:id="22" w:author="Melissa Fallone" w:date="2019-06-25T22:17:00Z" w:initials="MDF">
    <w:p w14:paraId="7973FCDE" w14:textId="0C4934DD" w:rsidR="00647554" w:rsidRDefault="00647554">
      <w:pPr>
        <w:pStyle w:val="CommentText"/>
      </w:pPr>
      <w:r>
        <w:rPr>
          <w:rStyle w:val="CommentReference"/>
        </w:rPr>
        <w:annotationRef/>
      </w:r>
      <w:r w:rsidR="00771868">
        <w:rPr>
          <w:noProof/>
        </w:rPr>
        <w:t>eligible to participate</w:t>
      </w:r>
    </w:p>
  </w:comment>
  <w:comment w:id="23" w:author="Melissa Fallone" w:date="2019-06-26T08:45:00Z" w:initials="MDF">
    <w:p w14:paraId="12E4EBAB" w14:textId="7331B883" w:rsidR="00A11F6B" w:rsidRDefault="00A11F6B">
      <w:pPr>
        <w:pStyle w:val="CommentText"/>
      </w:pPr>
      <w:r>
        <w:rPr>
          <w:rStyle w:val="CommentReference"/>
        </w:rPr>
        <w:annotationRef/>
      </w:r>
    </w:p>
  </w:comment>
  <w:comment w:id="24" w:author="Melissa Fallone" w:date="2019-06-26T08:45:00Z" w:initials="MDF">
    <w:p w14:paraId="2B64D2D2" w14:textId="20106843" w:rsidR="00A11F6B" w:rsidRDefault="00A11F6B">
      <w:pPr>
        <w:pStyle w:val="CommentText"/>
      </w:pPr>
      <w:r>
        <w:rPr>
          <w:rStyle w:val="CommentReference"/>
        </w:rPr>
        <w:annotationRef/>
      </w:r>
      <w:r w:rsidR="006B1C64">
        <w:rPr>
          <w:noProof/>
        </w:rPr>
        <w:t>use past tense</w:t>
      </w:r>
    </w:p>
  </w:comment>
  <w:comment w:id="25" w:author="Melissa Fallone" w:date="2019-06-26T08:46:00Z" w:initials="MDF">
    <w:p w14:paraId="62305B26" w14:textId="690C74EA" w:rsidR="008B317A" w:rsidRDefault="008B317A">
      <w:pPr>
        <w:pStyle w:val="CommentText"/>
      </w:pPr>
      <w:r>
        <w:rPr>
          <w:rStyle w:val="CommentReference"/>
        </w:rPr>
        <w:annotationRef/>
      </w:r>
      <w:r w:rsidR="006B1C64">
        <w:rPr>
          <w:noProof/>
        </w:rPr>
        <w:t>administered?</w:t>
      </w:r>
    </w:p>
  </w:comment>
  <w:comment w:id="26" w:author="Melissa Fallone" w:date="2019-06-26T08:47:00Z" w:initials="MDF">
    <w:p w14:paraId="3B5A2473" w14:textId="0A75A9C5" w:rsidR="003E3AF0" w:rsidRDefault="003E3AF0">
      <w:pPr>
        <w:pStyle w:val="CommentText"/>
      </w:pPr>
      <w:r>
        <w:rPr>
          <w:rStyle w:val="CommentReference"/>
        </w:rPr>
        <w:annotationRef/>
      </w:r>
      <w:r w:rsidR="006B1C64">
        <w:rPr>
          <w:noProof/>
        </w:rPr>
        <w:t>unclear sentence</w:t>
      </w:r>
    </w:p>
  </w:comment>
  <w:comment w:id="27" w:author="Melissa Fallone" w:date="2019-06-26T08:48:00Z" w:initials="MDF">
    <w:p w14:paraId="72128DBC" w14:textId="34422822" w:rsidR="0042040D" w:rsidRDefault="0042040D">
      <w:pPr>
        <w:pStyle w:val="CommentText"/>
      </w:pPr>
      <w:r>
        <w:rPr>
          <w:rStyle w:val="CommentReference"/>
        </w:rPr>
        <w:annotationRef/>
      </w:r>
      <w:r w:rsidR="006B1C64">
        <w:rPr>
          <w:noProof/>
        </w:rPr>
        <w:t>move below the figure</w:t>
      </w:r>
    </w:p>
  </w:comment>
  <w:comment w:id="28" w:author="Melissa Fallone" w:date="2019-06-26T08:48:00Z" w:initials="MDF">
    <w:p w14:paraId="6992AB30" w14:textId="1E3CADB8" w:rsidR="00B32039" w:rsidRDefault="00B32039">
      <w:pPr>
        <w:pStyle w:val="CommentText"/>
      </w:pPr>
      <w:r>
        <w:rPr>
          <w:rStyle w:val="CommentReference"/>
        </w:rPr>
        <w:annotationRef/>
      </w:r>
      <w:r w:rsidR="006B1C64">
        <w:rPr>
          <w:noProof/>
        </w:rPr>
        <w:t>6</w:t>
      </w:r>
    </w:p>
  </w:comment>
  <w:comment w:id="29" w:author="Melissa Fallone" w:date="2019-06-26T08:51:00Z" w:initials="MDF">
    <w:p w14:paraId="03FA6E1F" w14:textId="734E43F9" w:rsidR="007B099C" w:rsidRDefault="007B099C">
      <w:pPr>
        <w:pStyle w:val="CommentText"/>
      </w:pPr>
      <w:r>
        <w:rPr>
          <w:rStyle w:val="CommentReference"/>
        </w:rPr>
        <w:annotationRef/>
      </w:r>
      <w:r w:rsidR="006B1C64">
        <w:rPr>
          <w:noProof/>
        </w:rPr>
        <w:t>Latin square would not produce all possible combinations</w:t>
      </w:r>
    </w:p>
  </w:comment>
  <w:comment w:id="30" w:author="Melissa Fallone" w:date="2019-06-26T08:52:00Z" w:initials="MDF">
    <w:p w14:paraId="478A6151" w14:textId="359A9DAB" w:rsidR="004347D4" w:rsidRDefault="004347D4">
      <w:pPr>
        <w:pStyle w:val="CommentText"/>
      </w:pPr>
      <w:r>
        <w:rPr>
          <w:rStyle w:val="CommentReference"/>
        </w:rPr>
        <w:annotationRef/>
      </w:r>
      <w:r w:rsidR="006B1C64">
        <w:rPr>
          <w:noProof/>
        </w:rPr>
        <w:t>should this be here?</w:t>
      </w:r>
    </w:p>
  </w:comment>
  <w:comment w:id="31" w:author="Melissa Fallone" w:date="2019-06-26T08:58:00Z" w:initials="MDF">
    <w:p w14:paraId="332144EA" w14:textId="7BB977F7" w:rsidR="0088747D" w:rsidRDefault="0088747D">
      <w:pPr>
        <w:pStyle w:val="CommentText"/>
      </w:pPr>
      <w:r>
        <w:rPr>
          <w:rStyle w:val="CommentReference"/>
        </w:rPr>
        <w:annotationRef/>
      </w:r>
      <w:r w:rsidR="006B1C64">
        <w:rPr>
          <w:noProof/>
        </w:rPr>
        <w:t>is typing typically used as a</w:t>
      </w:r>
      <w:r w:rsidR="00993F2D">
        <w:rPr>
          <w:noProof/>
        </w:rPr>
        <w:t>n expertise</w:t>
      </w:r>
      <w:r w:rsidR="006B1C64">
        <w:rPr>
          <w:noProof/>
        </w:rPr>
        <w:t xml:space="preserve"> task in research?</w:t>
      </w:r>
    </w:p>
  </w:comment>
  <w:comment w:id="32" w:author="Melissa Fallone" w:date="2019-06-26T09:00:00Z" w:initials="MDF">
    <w:p w14:paraId="60147C86" w14:textId="1E6A059D" w:rsidR="00466FA5" w:rsidRDefault="00466FA5">
      <w:pPr>
        <w:pStyle w:val="CommentText"/>
      </w:pPr>
      <w:r>
        <w:rPr>
          <w:rStyle w:val="CommentReference"/>
        </w:rPr>
        <w:annotationRef/>
      </w:r>
      <w:r w:rsidR="006B1C64">
        <w:rPr>
          <w:noProof/>
        </w:rPr>
        <w:t>this seems like an overgeneralization</w:t>
      </w:r>
    </w:p>
  </w:comment>
  <w:comment w:id="33" w:author="Melissa Fallone" w:date="2019-06-26T09:01:00Z" w:initials="MDF">
    <w:p w14:paraId="68421D90" w14:textId="3EF9128C" w:rsidR="008967FB" w:rsidRDefault="008967FB">
      <w:pPr>
        <w:pStyle w:val="CommentText"/>
      </w:pPr>
      <w:r>
        <w:rPr>
          <w:rStyle w:val="CommentReference"/>
        </w:rPr>
        <w:annotationRef/>
      </w:r>
      <w:r w:rsidR="006B1C64">
        <w:rPr>
          <w:noProof/>
        </w:rPr>
        <w:t>our understanding of...</w:t>
      </w:r>
    </w:p>
  </w:comment>
  <w:comment w:id="34" w:author="Melissa Fallone" w:date="2019-06-26T09:02:00Z" w:initials="MDF">
    <w:p w14:paraId="3F1E6DC6" w14:textId="7FB4874B" w:rsidR="00D215C1" w:rsidRDefault="00D215C1">
      <w:pPr>
        <w:pStyle w:val="CommentText"/>
      </w:pPr>
      <w:r>
        <w:rPr>
          <w:rStyle w:val="CommentReference"/>
        </w:rPr>
        <w:annotationRef/>
      </w:r>
      <w:r w:rsidR="006B1C64">
        <w:rPr>
          <w:noProof/>
        </w:rPr>
        <w:t xml:space="preserve">word choice- you found additional support for a positive relationship between gF and working memory </w:t>
      </w:r>
    </w:p>
  </w:comment>
  <w:comment w:id="35" w:author="Melissa Fallone" w:date="2019-06-26T09:08:00Z" w:initials="MDF">
    <w:p w14:paraId="739709C2" w14:textId="17FE9D00" w:rsidR="000D33B5" w:rsidRDefault="000D33B5">
      <w:pPr>
        <w:pStyle w:val="CommentText"/>
      </w:pPr>
      <w:r>
        <w:rPr>
          <w:rStyle w:val="CommentReference"/>
        </w:rPr>
        <w:annotationRef/>
      </w:r>
      <w:r w:rsidR="006B1C64">
        <w:rPr>
          <w:noProof/>
        </w:rPr>
        <w:t>is this right?</w:t>
      </w:r>
    </w:p>
  </w:comment>
  <w:comment w:id="36" w:author="Melissa Fallone" w:date="2019-06-26T09:08:00Z" w:initials="MDF">
    <w:p w14:paraId="70CAE855" w14:textId="3203A647" w:rsidR="004B15C9" w:rsidRDefault="004B15C9">
      <w:pPr>
        <w:pStyle w:val="CommentText"/>
      </w:pPr>
      <w:r>
        <w:rPr>
          <w:rStyle w:val="CommentReference"/>
        </w:rPr>
        <w:annotationRef/>
      </w:r>
      <w:r w:rsidR="006B1C64">
        <w:rPr>
          <w:noProof/>
        </w:rPr>
        <w:t>italicize</w:t>
      </w:r>
    </w:p>
  </w:comment>
  <w:comment w:id="37" w:author="Melissa Fallone" w:date="2019-06-26T09:15:00Z" w:initials="MDF">
    <w:p w14:paraId="1F59CD0E" w14:textId="77777777" w:rsidR="006F0B60" w:rsidRDefault="006F0B60" w:rsidP="006F0B60">
      <w:pPr>
        <w:pStyle w:val="CommentText"/>
      </w:pPr>
      <w:r>
        <w:rPr>
          <w:rStyle w:val="CommentReference"/>
        </w:rPr>
        <w:annotationRef/>
      </w:r>
      <w:r>
        <w:rPr>
          <w:noProof/>
        </w:rPr>
        <w:t>insert &amp; before last author</w:t>
      </w:r>
    </w:p>
    <w:p w14:paraId="4F537056" w14:textId="4F096D28" w:rsidR="006F0B60" w:rsidRDefault="006F0B60">
      <w:pPr>
        <w:pStyle w:val="CommentText"/>
      </w:pPr>
    </w:p>
  </w:comment>
  <w:comment w:id="38" w:author="Melissa Fallone" w:date="2019-06-26T09:09:00Z" w:initials="MDF">
    <w:p w14:paraId="67CE66D2" w14:textId="202E83FF" w:rsidR="004B15C9" w:rsidRDefault="004B15C9">
      <w:pPr>
        <w:pStyle w:val="CommentText"/>
      </w:pPr>
      <w:r>
        <w:rPr>
          <w:rStyle w:val="CommentReference"/>
        </w:rPr>
        <w:annotationRef/>
      </w:r>
      <w:r w:rsidR="006B1C64">
        <w:rPr>
          <w:noProof/>
        </w:rPr>
        <w:t>italicize</w:t>
      </w:r>
    </w:p>
  </w:comment>
  <w:comment w:id="39" w:author="Melissa Fallone" w:date="2019-06-26T09:15:00Z" w:initials="MDF">
    <w:p w14:paraId="5BC0A72D" w14:textId="77777777" w:rsidR="006F0B60" w:rsidRDefault="006F0B60" w:rsidP="006F0B60">
      <w:pPr>
        <w:pStyle w:val="CommentText"/>
      </w:pPr>
      <w:r>
        <w:rPr>
          <w:rStyle w:val="CommentReference"/>
        </w:rPr>
        <w:annotationRef/>
      </w:r>
      <w:r>
        <w:rPr>
          <w:noProof/>
        </w:rPr>
        <w:t>insert &amp; before last author</w:t>
      </w:r>
    </w:p>
    <w:p w14:paraId="2F9178E0" w14:textId="7AD6F01B" w:rsidR="006F0B60" w:rsidRDefault="006F0B60">
      <w:pPr>
        <w:pStyle w:val="CommentText"/>
      </w:pPr>
    </w:p>
  </w:comment>
  <w:comment w:id="40" w:author="Melissa Fallone" w:date="2019-06-26T09:09:00Z" w:initials="MDF">
    <w:p w14:paraId="47E2F2A2" w14:textId="39137BAC" w:rsidR="0033265C" w:rsidRDefault="0033265C">
      <w:pPr>
        <w:pStyle w:val="CommentText"/>
      </w:pPr>
      <w:r>
        <w:rPr>
          <w:rStyle w:val="CommentReference"/>
        </w:rPr>
        <w:annotationRef/>
      </w:r>
      <w:r w:rsidR="006B1C64">
        <w:rPr>
          <w:noProof/>
        </w:rPr>
        <w:t>italicize</w:t>
      </w:r>
    </w:p>
  </w:comment>
  <w:comment w:id="41" w:author="Melissa Fallone" w:date="2019-06-26T09:10:00Z" w:initials="MDF">
    <w:p w14:paraId="3DF4A79C" w14:textId="3EBE1213" w:rsidR="0033265C" w:rsidRDefault="0033265C">
      <w:pPr>
        <w:pStyle w:val="CommentText"/>
      </w:pPr>
      <w:r>
        <w:rPr>
          <w:rStyle w:val="CommentReference"/>
        </w:rPr>
        <w:annotationRef/>
      </w:r>
      <w:r w:rsidR="006B1C64">
        <w:rPr>
          <w:noProof/>
        </w:rPr>
        <w:t>italicize</w:t>
      </w:r>
    </w:p>
  </w:comment>
  <w:comment w:id="42" w:author="Melissa Fallone" w:date="2019-06-26T09:14:00Z" w:initials="MDF">
    <w:p w14:paraId="76ABDAAB" w14:textId="77777777" w:rsidR="006F0B60" w:rsidRDefault="006F0B60" w:rsidP="006F0B60">
      <w:pPr>
        <w:pStyle w:val="CommentText"/>
      </w:pPr>
      <w:r>
        <w:rPr>
          <w:rStyle w:val="CommentReference"/>
        </w:rPr>
        <w:annotationRef/>
      </w:r>
      <w:r>
        <w:rPr>
          <w:noProof/>
        </w:rPr>
        <w:t>insert &amp; before last author</w:t>
      </w:r>
    </w:p>
    <w:p w14:paraId="4C8DA30D" w14:textId="70B50B0D" w:rsidR="006F0B60" w:rsidRDefault="006F0B60">
      <w:pPr>
        <w:pStyle w:val="CommentText"/>
      </w:pPr>
    </w:p>
  </w:comment>
  <w:comment w:id="43" w:author="Melissa Fallone" w:date="2019-06-26T09:10:00Z" w:initials="MDF">
    <w:p w14:paraId="0AFCC84B" w14:textId="7C6A9E74" w:rsidR="009A5C74" w:rsidRDefault="009A5C74">
      <w:pPr>
        <w:pStyle w:val="CommentText"/>
      </w:pPr>
      <w:r>
        <w:rPr>
          <w:rStyle w:val="CommentReference"/>
        </w:rPr>
        <w:annotationRef/>
      </w:r>
      <w:r w:rsidR="006B1C64">
        <w:rPr>
          <w:noProof/>
        </w:rPr>
        <w:t>italicize</w:t>
      </w:r>
    </w:p>
  </w:comment>
  <w:comment w:id="44" w:author="Melissa Fallone" w:date="2019-06-26T09:10:00Z" w:initials="MDF">
    <w:p w14:paraId="09956BE4" w14:textId="598ECB35" w:rsidR="009A5C74" w:rsidRDefault="009A5C74">
      <w:pPr>
        <w:pStyle w:val="CommentText"/>
      </w:pPr>
      <w:r>
        <w:rPr>
          <w:rStyle w:val="CommentReference"/>
        </w:rPr>
        <w:annotationRef/>
      </w:r>
      <w:r w:rsidR="006B1C64">
        <w:rPr>
          <w:noProof/>
        </w:rPr>
        <w:t>italicize</w:t>
      </w:r>
    </w:p>
  </w:comment>
  <w:comment w:id="45" w:author="Melissa Fallone" w:date="2019-06-26T09:14:00Z" w:initials="MDF">
    <w:p w14:paraId="5A51FA07" w14:textId="77777777" w:rsidR="006F0B60" w:rsidRDefault="006F0B60" w:rsidP="006F0B60">
      <w:pPr>
        <w:pStyle w:val="CommentText"/>
      </w:pPr>
      <w:r>
        <w:rPr>
          <w:rStyle w:val="CommentReference"/>
        </w:rPr>
        <w:annotationRef/>
      </w:r>
      <w:r>
        <w:rPr>
          <w:noProof/>
        </w:rPr>
        <w:t>insert &amp; before last author</w:t>
      </w:r>
    </w:p>
    <w:p w14:paraId="108649B7" w14:textId="0AC6AC27" w:rsidR="006F0B60" w:rsidRDefault="006F0B60">
      <w:pPr>
        <w:pStyle w:val="CommentText"/>
      </w:pPr>
    </w:p>
  </w:comment>
  <w:comment w:id="46" w:author="Melissa Fallone" w:date="2019-06-26T09:14:00Z" w:initials="MDF">
    <w:p w14:paraId="27E5EB63" w14:textId="77777777" w:rsidR="001732CB" w:rsidRDefault="001732CB" w:rsidP="001732CB">
      <w:pPr>
        <w:pStyle w:val="CommentText"/>
      </w:pPr>
      <w:r>
        <w:rPr>
          <w:rStyle w:val="CommentReference"/>
        </w:rPr>
        <w:annotationRef/>
      </w:r>
      <w:r>
        <w:rPr>
          <w:noProof/>
        </w:rPr>
        <w:t>insert &amp; before last author</w:t>
      </w:r>
    </w:p>
    <w:p w14:paraId="124598C8" w14:textId="1302E688" w:rsidR="001732CB" w:rsidRDefault="001732CB">
      <w:pPr>
        <w:pStyle w:val="CommentText"/>
      </w:pPr>
    </w:p>
  </w:comment>
  <w:comment w:id="47" w:author="Melissa Fallone" w:date="2019-06-26T09:13:00Z" w:initials="MDF">
    <w:p w14:paraId="606228F2" w14:textId="77777777" w:rsidR="001732CB" w:rsidRDefault="00970ABF" w:rsidP="001732CB">
      <w:pPr>
        <w:pStyle w:val="CommentText"/>
      </w:pPr>
      <w:r>
        <w:rPr>
          <w:rStyle w:val="CommentReference"/>
        </w:rPr>
        <w:annotationRef/>
      </w:r>
      <w:r w:rsidR="001732CB">
        <w:rPr>
          <w:noProof/>
        </w:rPr>
        <w:t>insert &amp; before last author</w:t>
      </w:r>
    </w:p>
    <w:p w14:paraId="333D64BA" w14:textId="554DFDF9" w:rsidR="00970ABF" w:rsidRDefault="00970ABF">
      <w:pPr>
        <w:pStyle w:val="CommentText"/>
      </w:pPr>
    </w:p>
  </w:comment>
  <w:comment w:id="48" w:author="Melissa Fallone" w:date="2019-06-26T09:11:00Z" w:initials="MDF">
    <w:p w14:paraId="4EE32BD0" w14:textId="224349F7" w:rsidR="00CD1E51" w:rsidRDefault="00CD1E51">
      <w:pPr>
        <w:pStyle w:val="CommentText"/>
      </w:pPr>
      <w:r>
        <w:rPr>
          <w:rStyle w:val="CommentReference"/>
        </w:rPr>
        <w:annotationRef/>
      </w:r>
      <w:r w:rsidR="006B1C64">
        <w:rPr>
          <w:noProof/>
        </w:rPr>
        <w:t>ital</w:t>
      </w:r>
    </w:p>
  </w:comment>
  <w:comment w:id="49" w:author="Melissa Fallone" w:date="2019-06-26T09:13:00Z" w:initials="MDF">
    <w:p w14:paraId="6E0187B3" w14:textId="77777777" w:rsidR="001732CB" w:rsidRDefault="001732CB" w:rsidP="001732CB">
      <w:pPr>
        <w:pStyle w:val="CommentText"/>
      </w:pPr>
      <w:r>
        <w:rPr>
          <w:rStyle w:val="CommentReference"/>
        </w:rPr>
        <w:annotationRef/>
      </w:r>
      <w:r>
        <w:rPr>
          <w:noProof/>
        </w:rPr>
        <w:t>insert &amp; before last author</w:t>
      </w:r>
    </w:p>
    <w:p w14:paraId="60F4AC1B" w14:textId="257B65FF" w:rsidR="001732CB" w:rsidRDefault="001732CB">
      <w:pPr>
        <w:pStyle w:val="CommentText"/>
      </w:pPr>
    </w:p>
  </w:comment>
  <w:comment w:id="50" w:author="Melissa Fallone" w:date="2019-06-26T09:12:00Z" w:initials="MDF">
    <w:p w14:paraId="7A8F6310" w14:textId="05AA0DBA" w:rsidR="00936A97" w:rsidRDefault="00936A97">
      <w:pPr>
        <w:pStyle w:val="CommentText"/>
      </w:pPr>
      <w:r>
        <w:rPr>
          <w:rStyle w:val="CommentReference"/>
        </w:rPr>
        <w:annotationRef/>
      </w:r>
      <w:r w:rsidR="006B1C64">
        <w:rPr>
          <w:noProof/>
        </w:rPr>
        <w:t>ital</w:t>
      </w:r>
    </w:p>
  </w:comment>
  <w:comment w:id="51" w:author="Melissa Fallone" w:date="2019-06-26T09:13:00Z" w:initials="MDF">
    <w:p w14:paraId="05574C64" w14:textId="77777777" w:rsidR="00970ABF" w:rsidRDefault="00397A7C" w:rsidP="00970ABF">
      <w:pPr>
        <w:pStyle w:val="CommentText"/>
      </w:pPr>
      <w:r>
        <w:rPr>
          <w:rStyle w:val="CommentReference"/>
        </w:rPr>
        <w:annotationRef/>
      </w:r>
      <w:r w:rsidR="00970ABF">
        <w:rPr>
          <w:noProof/>
        </w:rPr>
        <w:t>insert &amp; before last author</w:t>
      </w:r>
    </w:p>
    <w:p w14:paraId="3A6645C8" w14:textId="008FCE98" w:rsidR="00397A7C" w:rsidRDefault="00397A7C">
      <w:pPr>
        <w:pStyle w:val="CommentText"/>
      </w:pPr>
    </w:p>
  </w:comment>
  <w:comment w:id="52" w:author="Melissa Fallone" w:date="2019-06-26T09:12:00Z" w:initials="MDF">
    <w:p w14:paraId="3CDF5DCD" w14:textId="429AB532" w:rsidR="00397A7C" w:rsidRDefault="00397A7C">
      <w:pPr>
        <w:pStyle w:val="CommentText"/>
      </w:pPr>
      <w:r>
        <w:rPr>
          <w:rStyle w:val="CommentReference"/>
        </w:rPr>
        <w:annotationRef/>
      </w:r>
      <w:r w:rsidR="006B1C64">
        <w:rPr>
          <w:noProof/>
        </w:rPr>
        <w:t>insert &amp; before last author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7C6050" w15:done="0"/>
  <w15:commentEx w15:paraId="01112BC2" w15:done="0"/>
  <w15:commentEx w15:paraId="58FF2EE1" w15:done="0"/>
  <w15:commentEx w15:paraId="771CC473" w15:done="0"/>
  <w15:commentEx w15:paraId="071ECC9C" w15:done="0"/>
  <w15:commentEx w15:paraId="7260F4DB" w15:done="0"/>
  <w15:commentEx w15:paraId="7B553BD6" w15:paraIdParent="7260F4DB" w15:done="0"/>
  <w15:commentEx w15:paraId="4FF5212D" w15:done="0"/>
  <w15:commentEx w15:paraId="6082392E" w15:done="0"/>
  <w15:commentEx w15:paraId="4735D9F3" w15:done="0"/>
  <w15:commentEx w15:paraId="311C250A" w15:done="0"/>
  <w15:commentEx w15:paraId="6C6A320D" w15:done="0"/>
  <w15:commentEx w15:paraId="5CBA7A3E" w15:done="0"/>
  <w15:commentEx w15:paraId="653F4A6F" w15:done="0"/>
  <w15:commentEx w15:paraId="614B9F55" w15:done="0"/>
  <w15:commentEx w15:paraId="3F09C2B2" w15:done="0"/>
  <w15:commentEx w15:paraId="47C63335" w15:paraIdParent="3F09C2B2" w15:done="0"/>
  <w15:commentEx w15:paraId="7973FCDE" w15:done="0"/>
  <w15:commentEx w15:paraId="12E4EBAB" w15:done="0"/>
  <w15:commentEx w15:paraId="2B64D2D2" w15:paraIdParent="12E4EBAB" w15:done="0"/>
  <w15:commentEx w15:paraId="62305B26" w15:done="0"/>
  <w15:commentEx w15:paraId="3B5A2473" w15:done="0"/>
  <w15:commentEx w15:paraId="72128DBC" w15:done="0"/>
  <w15:commentEx w15:paraId="6992AB30" w15:done="0"/>
  <w15:commentEx w15:paraId="03FA6E1F" w15:done="0"/>
  <w15:commentEx w15:paraId="478A6151" w15:done="0"/>
  <w15:commentEx w15:paraId="332144EA" w15:done="0"/>
  <w15:commentEx w15:paraId="60147C86" w15:done="0"/>
  <w15:commentEx w15:paraId="68421D90" w15:done="0"/>
  <w15:commentEx w15:paraId="3F1E6DC6" w15:done="0"/>
  <w15:commentEx w15:paraId="739709C2" w15:done="0"/>
  <w15:commentEx w15:paraId="70CAE855" w15:done="0"/>
  <w15:commentEx w15:paraId="4F537056" w15:done="0"/>
  <w15:commentEx w15:paraId="67CE66D2" w15:done="0"/>
  <w15:commentEx w15:paraId="2F9178E0" w15:done="0"/>
  <w15:commentEx w15:paraId="47E2F2A2" w15:done="0"/>
  <w15:commentEx w15:paraId="3DF4A79C" w15:done="0"/>
  <w15:commentEx w15:paraId="4C8DA30D" w15:done="0"/>
  <w15:commentEx w15:paraId="0AFCC84B" w15:done="0"/>
  <w15:commentEx w15:paraId="09956BE4" w15:done="0"/>
  <w15:commentEx w15:paraId="108649B7" w15:done="0"/>
  <w15:commentEx w15:paraId="124598C8" w15:done="0"/>
  <w15:commentEx w15:paraId="333D64BA" w15:done="0"/>
  <w15:commentEx w15:paraId="4EE32BD0" w15:done="0"/>
  <w15:commentEx w15:paraId="60F4AC1B" w15:done="0"/>
  <w15:commentEx w15:paraId="7A8F6310" w15:done="0"/>
  <w15:commentEx w15:paraId="3A6645C8" w15:done="0"/>
  <w15:commentEx w15:paraId="3CDF5D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7C6050" w16cid:durableId="20BDB686"/>
  <w16cid:commentId w16cid:paraId="01112BC2" w16cid:durableId="20BDB6D0"/>
  <w16cid:commentId w16cid:paraId="58FF2EE1" w16cid:durableId="20BD0D71"/>
  <w16cid:commentId w16cid:paraId="771CC473" w16cid:durableId="20BD0CB0"/>
  <w16cid:commentId w16cid:paraId="071ECC9C" w16cid:durableId="20BD0E05"/>
  <w16cid:commentId w16cid:paraId="7260F4DB" w16cid:durableId="20BD0E97"/>
  <w16cid:commentId w16cid:paraId="7B553BD6" w16cid:durableId="20BD0EAD"/>
  <w16cid:commentId w16cid:paraId="4FF5212D" w16cid:durableId="20BD0FCE"/>
  <w16cid:commentId w16cid:paraId="6082392E" w16cid:durableId="20BD1020"/>
  <w16cid:commentId w16cid:paraId="4735D9F3" w16cid:durableId="20BD113C"/>
  <w16cid:commentId w16cid:paraId="311C250A" w16cid:durableId="20BD1177"/>
  <w16cid:commentId w16cid:paraId="6C6A320D" w16cid:durableId="20BD11B4"/>
  <w16cid:commentId w16cid:paraId="5CBA7A3E" w16cid:durableId="20BD1652"/>
  <w16cid:commentId w16cid:paraId="653F4A6F" w16cid:durableId="20BD1B54"/>
  <w16cid:commentId w16cid:paraId="614B9F55" w16cid:durableId="20BD06FE"/>
  <w16cid:commentId w16cid:paraId="3F09C2B2" w16cid:durableId="20BDAE8A"/>
  <w16cid:commentId w16cid:paraId="47C63335" w16cid:durableId="20BDAE9D"/>
  <w16cid:commentId w16cid:paraId="7973FCDE" w16cid:durableId="20BD1BE3"/>
  <w16cid:commentId w16cid:paraId="12E4EBAB" w16cid:durableId="20BDAF1C"/>
  <w16cid:commentId w16cid:paraId="2B64D2D2" w16cid:durableId="20BDAF1D"/>
  <w16cid:commentId w16cid:paraId="62305B26" w16cid:durableId="20BDAF58"/>
  <w16cid:commentId w16cid:paraId="3B5A2473" w16cid:durableId="20BDAF91"/>
  <w16cid:commentId w16cid:paraId="72128DBC" w16cid:durableId="20BDAFC2"/>
  <w16cid:commentId w16cid:paraId="6992AB30" w16cid:durableId="20BDAFF4"/>
  <w16cid:commentId w16cid:paraId="03FA6E1F" w16cid:durableId="20BDB08A"/>
  <w16cid:commentId w16cid:paraId="478A6151" w16cid:durableId="20BDB0D0"/>
  <w16cid:commentId w16cid:paraId="332144EA" w16cid:durableId="20BDB24C"/>
  <w16cid:commentId w16cid:paraId="60147C86" w16cid:durableId="20BDB2C1"/>
  <w16cid:commentId w16cid:paraId="68421D90" w16cid:durableId="20BDB2E8"/>
  <w16cid:commentId w16cid:paraId="3F1E6DC6" w16cid:durableId="20BDB327"/>
  <w16cid:commentId w16cid:paraId="739709C2" w16cid:durableId="20BDB48F"/>
  <w16cid:commentId w16cid:paraId="70CAE855" w16cid:durableId="20BDB49C"/>
  <w16cid:commentId w16cid:paraId="4F537056" w16cid:durableId="20BDB62F"/>
  <w16cid:commentId w16cid:paraId="67CE66D2" w16cid:durableId="20BDB4C2"/>
  <w16cid:commentId w16cid:paraId="2F9178E0" w16cid:durableId="20BDB621"/>
  <w16cid:commentId w16cid:paraId="47E2F2A2" w16cid:durableId="20BDB4CE"/>
  <w16cid:commentId w16cid:paraId="3DF4A79C" w16cid:durableId="20BDB4E9"/>
  <w16cid:commentId w16cid:paraId="4C8DA30D" w16cid:durableId="20BDB610"/>
  <w16cid:commentId w16cid:paraId="0AFCC84B" w16cid:durableId="20BDB50D"/>
  <w16cid:commentId w16cid:paraId="09956BE4" w16cid:durableId="20BDB520"/>
  <w16cid:commentId w16cid:paraId="108649B7" w16cid:durableId="20BDB600"/>
  <w16cid:commentId w16cid:paraId="124598C8" w16cid:durableId="20BDB5EA"/>
  <w16cid:commentId w16cid:paraId="333D64BA" w16cid:durableId="20BDB5B9"/>
  <w16cid:commentId w16cid:paraId="4EE32BD0" w16cid:durableId="20BDB55B"/>
  <w16cid:commentId w16cid:paraId="60F4AC1B" w16cid:durableId="20BDB5D6"/>
  <w16cid:commentId w16cid:paraId="7A8F6310" w16cid:durableId="20BDB56A"/>
  <w16cid:commentId w16cid:paraId="3A6645C8" w16cid:durableId="20BDB5A9"/>
  <w16cid:commentId w16cid:paraId="3CDF5DCD" w16cid:durableId="20BDB5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F433D" w14:textId="77777777" w:rsidR="006D4D92" w:rsidRDefault="006D4D92">
      <w:r>
        <w:separator/>
      </w:r>
    </w:p>
  </w:endnote>
  <w:endnote w:type="continuationSeparator" w:id="0">
    <w:p w14:paraId="3F6BA98C" w14:textId="77777777" w:rsidR="006D4D92" w:rsidRDefault="006D4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856D02" w:rsidRDefault="00856D02"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856D02" w:rsidRDefault="00856D02"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856D02" w:rsidRDefault="00856D0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BBB15" w14:textId="77777777" w:rsidR="006D4D92" w:rsidRDefault="006D4D92">
      <w:r>
        <w:separator/>
      </w:r>
    </w:p>
  </w:footnote>
  <w:footnote w:type="continuationSeparator" w:id="0">
    <w:p w14:paraId="469157F5" w14:textId="77777777" w:rsidR="006D4D92" w:rsidRDefault="006D4D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4"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1"/>
  </w:num>
  <w:num w:numId="3">
    <w:abstractNumId w:val="3"/>
  </w:num>
  <w:num w:numId="4">
    <w:abstractNumId w:val="14"/>
  </w:num>
  <w:num w:numId="5">
    <w:abstractNumId w:val="4"/>
  </w:num>
  <w:num w:numId="6">
    <w:abstractNumId w:val="7"/>
  </w:num>
  <w:num w:numId="7">
    <w:abstractNumId w:val="12"/>
  </w:num>
  <w:num w:numId="8">
    <w:abstractNumId w:val="16"/>
  </w:num>
  <w:num w:numId="9">
    <w:abstractNumId w:val="13"/>
  </w:num>
  <w:num w:numId="10">
    <w:abstractNumId w:val="10"/>
  </w:num>
  <w:num w:numId="11">
    <w:abstractNumId w:val="6"/>
  </w:num>
  <w:num w:numId="12">
    <w:abstractNumId w:val="15"/>
  </w:num>
  <w:num w:numId="13">
    <w:abstractNumId w:val="17"/>
  </w:num>
  <w:num w:numId="14">
    <w:abstractNumId w:val="8"/>
  </w:num>
  <w:num w:numId="15">
    <w:abstractNumId w:val="9"/>
  </w:num>
  <w:num w:numId="16">
    <w:abstractNumId w:val="5"/>
  </w:num>
  <w:num w:numId="17">
    <w:abstractNumId w:val="1"/>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lissa Fallone">
    <w15:presenceInfo w15:providerId="None" w15:userId="Melissa Fallone"/>
  </w15:person>
  <w15:person w15:author="Erin Buchanan">
    <w15:presenceInfo w15:providerId="AD" w15:userId="S::ebuchanan@harrisburgu.edu::a202a620-6e05-42b1-a3fc-fcfad0b42cdc"/>
  </w15:person>
  <w15:person w15:author="Melissa Duncan Fallone">
    <w15:presenceInfo w15:providerId="Windows Live" w15:userId="3e6c2acd58db2d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embedSystemFonts/>
  <w:hideSpellingErrors/>
  <w:hideGrammaticalError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6507"/>
    <w:rsid w:val="00023739"/>
    <w:rsid w:val="00031206"/>
    <w:rsid w:val="00035983"/>
    <w:rsid w:val="00041490"/>
    <w:rsid w:val="00041ED5"/>
    <w:rsid w:val="000473E7"/>
    <w:rsid w:val="00047D86"/>
    <w:rsid w:val="0005255F"/>
    <w:rsid w:val="0005448F"/>
    <w:rsid w:val="000545C4"/>
    <w:rsid w:val="0005793C"/>
    <w:rsid w:val="00061A73"/>
    <w:rsid w:val="0006785E"/>
    <w:rsid w:val="00073688"/>
    <w:rsid w:val="000764FF"/>
    <w:rsid w:val="00080348"/>
    <w:rsid w:val="000812C0"/>
    <w:rsid w:val="000837A7"/>
    <w:rsid w:val="0008632F"/>
    <w:rsid w:val="000878CF"/>
    <w:rsid w:val="00093D13"/>
    <w:rsid w:val="000A1035"/>
    <w:rsid w:val="000B06B7"/>
    <w:rsid w:val="000B3D56"/>
    <w:rsid w:val="000B41AA"/>
    <w:rsid w:val="000C44DD"/>
    <w:rsid w:val="000C574A"/>
    <w:rsid w:val="000C6946"/>
    <w:rsid w:val="000C6F5C"/>
    <w:rsid w:val="000C7CA8"/>
    <w:rsid w:val="000D33B5"/>
    <w:rsid w:val="000D5C83"/>
    <w:rsid w:val="000D66E1"/>
    <w:rsid w:val="000D6D5F"/>
    <w:rsid w:val="000E306A"/>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32CB"/>
    <w:rsid w:val="00173947"/>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05FFB"/>
    <w:rsid w:val="00215A68"/>
    <w:rsid w:val="00222590"/>
    <w:rsid w:val="002270BA"/>
    <w:rsid w:val="00227C13"/>
    <w:rsid w:val="002309DE"/>
    <w:rsid w:val="00232B83"/>
    <w:rsid w:val="00250024"/>
    <w:rsid w:val="002509C5"/>
    <w:rsid w:val="00251E17"/>
    <w:rsid w:val="00264215"/>
    <w:rsid w:val="0027402B"/>
    <w:rsid w:val="002741D3"/>
    <w:rsid w:val="002761BE"/>
    <w:rsid w:val="00287798"/>
    <w:rsid w:val="002912F0"/>
    <w:rsid w:val="00292B31"/>
    <w:rsid w:val="002936DE"/>
    <w:rsid w:val="002A0EC7"/>
    <w:rsid w:val="002B1DB5"/>
    <w:rsid w:val="002B2E7D"/>
    <w:rsid w:val="002C0096"/>
    <w:rsid w:val="002C3356"/>
    <w:rsid w:val="002D0BAD"/>
    <w:rsid w:val="002D512C"/>
    <w:rsid w:val="002E1450"/>
    <w:rsid w:val="002E57C4"/>
    <w:rsid w:val="002E6BD4"/>
    <w:rsid w:val="00310E90"/>
    <w:rsid w:val="003122E1"/>
    <w:rsid w:val="0031549C"/>
    <w:rsid w:val="003212AE"/>
    <w:rsid w:val="003234FD"/>
    <w:rsid w:val="00324BB9"/>
    <w:rsid w:val="00326757"/>
    <w:rsid w:val="00327E0A"/>
    <w:rsid w:val="0033265C"/>
    <w:rsid w:val="0033526C"/>
    <w:rsid w:val="00337B2E"/>
    <w:rsid w:val="003468B1"/>
    <w:rsid w:val="0035022E"/>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BA3"/>
    <w:rsid w:val="00395E7A"/>
    <w:rsid w:val="00396018"/>
    <w:rsid w:val="00397A7C"/>
    <w:rsid w:val="003A4F14"/>
    <w:rsid w:val="003A7F7A"/>
    <w:rsid w:val="003B4906"/>
    <w:rsid w:val="003B5D69"/>
    <w:rsid w:val="003B7124"/>
    <w:rsid w:val="003C21EE"/>
    <w:rsid w:val="003C35BC"/>
    <w:rsid w:val="003C416A"/>
    <w:rsid w:val="003C58C6"/>
    <w:rsid w:val="003C749E"/>
    <w:rsid w:val="003D3F34"/>
    <w:rsid w:val="003D54C2"/>
    <w:rsid w:val="003E2046"/>
    <w:rsid w:val="003E3AF0"/>
    <w:rsid w:val="003E567B"/>
    <w:rsid w:val="003F7151"/>
    <w:rsid w:val="0040356F"/>
    <w:rsid w:val="00405CFA"/>
    <w:rsid w:val="00412E49"/>
    <w:rsid w:val="0041518C"/>
    <w:rsid w:val="00417357"/>
    <w:rsid w:val="0042040D"/>
    <w:rsid w:val="00432337"/>
    <w:rsid w:val="004347D4"/>
    <w:rsid w:val="00434ECB"/>
    <w:rsid w:val="0043521F"/>
    <w:rsid w:val="004446D7"/>
    <w:rsid w:val="00453E58"/>
    <w:rsid w:val="00457FB9"/>
    <w:rsid w:val="004608ED"/>
    <w:rsid w:val="004609E8"/>
    <w:rsid w:val="00461688"/>
    <w:rsid w:val="00466FA5"/>
    <w:rsid w:val="00487AC6"/>
    <w:rsid w:val="00492437"/>
    <w:rsid w:val="0049628B"/>
    <w:rsid w:val="004B15C9"/>
    <w:rsid w:val="004B252E"/>
    <w:rsid w:val="004B7668"/>
    <w:rsid w:val="004C1874"/>
    <w:rsid w:val="004C630E"/>
    <w:rsid w:val="004D420D"/>
    <w:rsid w:val="004E087C"/>
    <w:rsid w:val="004E157B"/>
    <w:rsid w:val="004E1E1B"/>
    <w:rsid w:val="004E1FC2"/>
    <w:rsid w:val="004E3EFE"/>
    <w:rsid w:val="004E617A"/>
    <w:rsid w:val="004E79D1"/>
    <w:rsid w:val="004F3A8E"/>
    <w:rsid w:val="00506529"/>
    <w:rsid w:val="00513F49"/>
    <w:rsid w:val="0051433D"/>
    <w:rsid w:val="0051652F"/>
    <w:rsid w:val="0052508F"/>
    <w:rsid w:val="00531C1B"/>
    <w:rsid w:val="00531EE3"/>
    <w:rsid w:val="0053772F"/>
    <w:rsid w:val="00544C78"/>
    <w:rsid w:val="0054516A"/>
    <w:rsid w:val="00545C78"/>
    <w:rsid w:val="00547572"/>
    <w:rsid w:val="0055420F"/>
    <w:rsid w:val="0055620F"/>
    <w:rsid w:val="0056281F"/>
    <w:rsid w:val="00566926"/>
    <w:rsid w:val="0056762E"/>
    <w:rsid w:val="0057052A"/>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47554"/>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B1C64"/>
    <w:rsid w:val="006C09A2"/>
    <w:rsid w:val="006C22A3"/>
    <w:rsid w:val="006C4A22"/>
    <w:rsid w:val="006C5D81"/>
    <w:rsid w:val="006C62F9"/>
    <w:rsid w:val="006D4D92"/>
    <w:rsid w:val="006D5069"/>
    <w:rsid w:val="006D7B11"/>
    <w:rsid w:val="006F0B60"/>
    <w:rsid w:val="006F39E9"/>
    <w:rsid w:val="0070579E"/>
    <w:rsid w:val="00745561"/>
    <w:rsid w:val="00771868"/>
    <w:rsid w:val="007752DB"/>
    <w:rsid w:val="007945CF"/>
    <w:rsid w:val="00797A6E"/>
    <w:rsid w:val="007A0414"/>
    <w:rsid w:val="007B01B1"/>
    <w:rsid w:val="007B099C"/>
    <w:rsid w:val="007C0F02"/>
    <w:rsid w:val="007C29B9"/>
    <w:rsid w:val="007C5153"/>
    <w:rsid w:val="007C6382"/>
    <w:rsid w:val="007D4033"/>
    <w:rsid w:val="007D512D"/>
    <w:rsid w:val="007D5494"/>
    <w:rsid w:val="007D657F"/>
    <w:rsid w:val="007E5A8B"/>
    <w:rsid w:val="007E6BA6"/>
    <w:rsid w:val="007F37FC"/>
    <w:rsid w:val="00806744"/>
    <w:rsid w:val="00811803"/>
    <w:rsid w:val="00815CB2"/>
    <w:rsid w:val="0081639D"/>
    <w:rsid w:val="00820BB9"/>
    <w:rsid w:val="00823DC0"/>
    <w:rsid w:val="00826343"/>
    <w:rsid w:val="00835CCA"/>
    <w:rsid w:val="00854C09"/>
    <w:rsid w:val="00856D02"/>
    <w:rsid w:val="00860AE8"/>
    <w:rsid w:val="008725BA"/>
    <w:rsid w:val="0087318F"/>
    <w:rsid w:val="00876455"/>
    <w:rsid w:val="00884EB9"/>
    <w:rsid w:val="0088747D"/>
    <w:rsid w:val="008910F9"/>
    <w:rsid w:val="008967FB"/>
    <w:rsid w:val="008A3EC5"/>
    <w:rsid w:val="008A4139"/>
    <w:rsid w:val="008A45BF"/>
    <w:rsid w:val="008B27CF"/>
    <w:rsid w:val="008B317A"/>
    <w:rsid w:val="008B400D"/>
    <w:rsid w:val="008B43FF"/>
    <w:rsid w:val="008B4F57"/>
    <w:rsid w:val="008B537C"/>
    <w:rsid w:val="008B7900"/>
    <w:rsid w:val="008C2E13"/>
    <w:rsid w:val="008D4AC3"/>
    <w:rsid w:val="008D5425"/>
    <w:rsid w:val="008D7542"/>
    <w:rsid w:val="008D770B"/>
    <w:rsid w:val="008E6061"/>
    <w:rsid w:val="008E78E8"/>
    <w:rsid w:val="008F1F4B"/>
    <w:rsid w:val="008F25DF"/>
    <w:rsid w:val="008F33B8"/>
    <w:rsid w:val="008F7F2A"/>
    <w:rsid w:val="00900417"/>
    <w:rsid w:val="00901CC3"/>
    <w:rsid w:val="00912DF4"/>
    <w:rsid w:val="0091676A"/>
    <w:rsid w:val="009206CB"/>
    <w:rsid w:val="0092071B"/>
    <w:rsid w:val="0092121A"/>
    <w:rsid w:val="00922092"/>
    <w:rsid w:val="00926FD7"/>
    <w:rsid w:val="00927731"/>
    <w:rsid w:val="0093107C"/>
    <w:rsid w:val="00934E7E"/>
    <w:rsid w:val="00935195"/>
    <w:rsid w:val="00936A97"/>
    <w:rsid w:val="0094140D"/>
    <w:rsid w:val="009438AA"/>
    <w:rsid w:val="009472BF"/>
    <w:rsid w:val="00947330"/>
    <w:rsid w:val="0095126D"/>
    <w:rsid w:val="00953308"/>
    <w:rsid w:val="00953FCF"/>
    <w:rsid w:val="00955688"/>
    <w:rsid w:val="00960415"/>
    <w:rsid w:val="00970ABF"/>
    <w:rsid w:val="00980510"/>
    <w:rsid w:val="00981C6C"/>
    <w:rsid w:val="009858D4"/>
    <w:rsid w:val="009865D1"/>
    <w:rsid w:val="00991B36"/>
    <w:rsid w:val="0099234B"/>
    <w:rsid w:val="00993F2D"/>
    <w:rsid w:val="00997D39"/>
    <w:rsid w:val="009A41B8"/>
    <w:rsid w:val="009A5C74"/>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1F6B"/>
    <w:rsid w:val="00A12675"/>
    <w:rsid w:val="00A13D59"/>
    <w:rsid w:val="00A1418F"/>
    <w:rsid w:val="00A1700F"/>
    <w:rsid w:val="00A207B9"/>
    <w:rsid w:val="00A35448"/>
    <w:rsid w:val="00A37C5F"/>
    <w:rsid w:val="00A442F3"/>
    <w:rsid w:val="00A54862"/>
    <w:rsid w:val="00A615A8"/>
    <w:rsid w:val="00A639DE"/>
    <w:rsid w:val="00A67852"/>
    <w:rsid w:val="00A7750A"/>
    <w:rsid w:val="00A8667D"/>
    <w:rsid w:val="00A94FB2"/>
    <w:rsid w:val="00A95B67"/>
    <w:rsid w:val="00AB12FE"/>
    <w:rsid w:val="00AB1EA5"/>
    <w:rsid w:val="00AB3D84"/>
    <w:rsid w:val="00AB4AAB"/>
    <w:rsid w:val="00AB67AC"/>
    <w:rsid w:val="00AB70AE"/>
    <w:rsid w:val="00AC4682"/>
    <w:rsid w:val="00AC479C"/>
    <w:rsid w:val="00AC7180"/>
    <w:rsid w:val="00AD6610"/>
    <w:rsid w:val="00AE32C8"/>
    <w:rsid w:val="00AE6870"/>
    <w:rsid w:val="00AF07C6"/>
    <w:rsid w:val="00AF15E3"/>
    <w:rsid w:val="00AF28FA"/>
    <w:rsid w:val="00AF56BE"/>
    <w:rsid w:val="00AF7F3D"/>
    <w:rsid w:val="00B01F73"/>
    <w:rsid w:val="00B03440"/>
    <w:rsid w:val="00B0702B"/>
    <w:rsid w:val="00B11007"/>
    <w:rsid w:val="00B11D14"/>
    <w:rsid w:val="00B11EB6"/>
    <w:rsid w:val="00B138B7"/>
    <w:rsid w:val="00B14D07"/>
    <w:rsid w:val="00B15684"/>
    <w:rsid w:val="00B27072"/>
    <w:rsid w:val="00B32039"/>
    <w:rsid w:val="00B33030"/>
    <w:rsid w:val="00B3476E"/>
    <w:rsid w:val="00B4298C"/>
    <w:rsid w:val="00B4506B"/>
    <w:rsid w:val="00B60F16"/>
    <w:rsid w:val="00B658DC"/>
    <w:rsid w:val="00B65949"/>
    <w:rsid w:val="00B66019"/>
    <w:rsid w:val="00B67D44"/>
    <w:rsid w:val="00B70EC3"/>
    <w:rsid w:val="00B74067"/>
    <w:rsid w:val="00B750DB"/>
    <w:rsid w:val="00B84DFD"/>
    <w:rsid w:val="00B9018C"/>
    <w:rsid w:val="00B920F3"/>
    <w:rsid w:val="00B945D3"/>
    <w:rsid w:val="00B97E59"/>
    <w:rsid w:val="00BA108A"/>
    <w:rsid w:val="00BA35D2"/>
    <w:rsid w:val="00BB0AD5"/>
    <w:rsid w:val="00BB26B4"/>
    <w:rsid w:val="00BB2876"/>
    <w:rsid w:val="00BB3244"/>
    <w:rsid w:val="00BB4EAC"/>
    <w:rsid w:val="00BB5822"/>
    <w:rsid w:val="00BC0908"/>
    <w:rsid w:val="00BC7DD0"/>
    <w:rsid w:val="00BD1D3B"/>
    <w:rsid w:val="00BD689C"/>
    <w:rsid w:val="00BE14ED"/>
    <w:rsid w:val="00BE1EF8"/>
    <w:rsid w:val="00BE383B"/>
    <w:rsid w:val="00BE4139"/>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91A9C"/>
    <w:rsid w:val="00CA6B0F"/>
    <w:rsid w:val="00CB1188"/>
    <w:rsid w:val="00CB1958"/>
    <w:rsid w:val="00CB44D1"/>
    <w:rsid w:val="00CC18CA"/>
    <w:rsid w:val="00CC7AF5"/>
    <w:rsid w:val="00CD0589"/>
    <w:rsid w:val="00CD1E51"/>
    <w:rsid w:val="00CD5CBC"/>
    <w:rsid w:val="00CD7CF0"/>
    <w:rsid w:val="00CE3A24"/>
    <w:rsid w:val="00CE5558"/>
    <w:rsid w:val="00CE60D2"/>
    <w:rsid w:val="00CF641E"/>
    <w:rsid w:val="00CF7BA6"/>
    <w:rsid w:val="00CF7F2D"/>
    <w:rsid w:val="00D06C6C"/>
    <w:rsid w:val="00D07456"/>
    <w:rsid w:val="00D14664"/>
    <w:rsid w:val="00D17EB1"/>
    <w:rsid w:val="00D215C1"/>
    <w:rsid w:val="00D22DF0"/>
    <w:rsid w:val="00D30470"/>
    <w:rsid w:val="00D35297"/>
    <w:rsid w:val="00D37291"/>
    <w:rsid w:val="00D42664"/>
    <w:rsid w:val="00D44909"/>
    <w:rsid w:val="00D46521"/>
    <w:rsid w:val="00D470EB"/>
    <w:rsid w:val="00D5554D"/>
    <w:rsid w:val="00D629EC"/>
    <w:rsid w:val="00D630F6"/>
    <w:rsid w:val="00D7161A"/>
    <w:rsid w:val="00D725F5"/>
    <w:rsid w:val="00D824BF"/>
    <w:rsid w:val="00D83087"/>
    <w:rsid w:val="00D8458F"/>
    <w:rsid w:val="00D879BE"/>
    <w:rsid w:val="00D948ED"/>
    <w:rsid w:val="00D95B18"/>
    <w:rsid w:val="00D965C7"/>
    <w:rsid w:val="00D968E1"/>
    <w:rsid w:val="00DA328F"/>
    <w:rsid w:val="00DB6570"/>
    <w:rsid w:val="00DC5993"/>
    <w:rsid w:val="00DC6D9A"/>
    <w:rsid w:val="00DD6AC3"/>
    <w:rsid w:val="00DE3CA3"/>
    <w:rsid w:val="00DF0848"/>
    <w:rsid w:val="00DF5A95"/>
    <w:rsid w:val="00DF61FC"/>
    <w:rsid w:val="00DF6999"/>
    <w:rsid w:val="00E029C1"/>
    <w:rsid w:val="00E029F7"/>
    <w:rsid w:val="00E07DB2"/>
    <w:rsid w:val="00E10996"/>
    <w:rsid w:val="00E14F40"/>
    <w:rsid w:val="00E174E5"/>
    <w:rsid w:val="00E20CB1"/>
    <w:rsid w:val="00E23A8D"/>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B6CE8"/>
    <w:rsid w:val="00EC0417"/>
    <w:rsid w:val="00ED0A0B"/>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5367"/>
    <w:rsid w:val="00F565CC"/>
    <w:rsid w:val="00F615DB"/>
    <w:rsid w:val="00F634BA"/>
    <w:rsid w:val="00F6513C"/>
    <w:rsid w:val="00F66CF0"/>
    <w:rsid w:val="00F70B79"/>
    <w:rsid w:val="00F72CB7"/>
    <w:rsid w:val="00F72D48"/>
    <w:rsid w:val="00F744BF"/>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0903"/>
    <w:rsid w:val="00FD12A3"/>
    <w:rsid w:val="00FD12B9"/>
    <w:rsid w:val="00FD3625"/>
    <w:rsid w:val="00FD4538"/>
    <w:rsid w:val="00FD4B57"/>
    <w:rsid w:val="00FE0FEA"/>
    <w:rsid w:val="00FE1B77"/>
    <w:rsid w:val="00FE34E3"/>
    <w:rsid w:val="00FE4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 w:type="paragraph" w:styleId="Revision">
    <w:name w:val="Revision"/>
    <w:hidden/>
    <w:uiPriority w:val="99"/>
    <w:semiHidden/>
    <w:rsid w:val="0035022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TypingTes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4.xml><?xml version="1.0" encoding="utf-8"?>
<ds:datastoreItem xmlns:ds="http://schemas.openxmlformats.org/officeDocument/2006/customXml" ds:itemID="{A48B0BAC-99D7-C747-962B-749E1DE14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1</TotalTime>
  <Pages>33</Pages>
  <Words>6053</Words>
  <Characters>34504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40477</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2</cp:revision>
  <cp:lastPrinted>2018-10-05T18:38:00Z</cp:lastPrinted>
  <dcterms:created xsi:type="dcterms:W3CDTF">2019-07-01T01:08:00Z</dcterms:created>
  <dcterms:modified xsi:type="dcterms:W3CDTF">2019-07-01T01:08:00Z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