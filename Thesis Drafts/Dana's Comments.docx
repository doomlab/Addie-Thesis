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59C8B5E4" w:rsidR="00331E9F" w:rsidRDefault="000902D5" w:rsidP="00331E9F">
      <w:pPr>
        <w:spacing w:line="480" w:lineRule="auto"/>
        <w:jc w:val="center"/>
        <w:rPr>
          <w:b/>
        </w:rPr>
      </w:pPr>
      <w:r>
        <w:rPr>
          <w:b/>
        </w:rPr>
        <w:t xml:space="preserve">Expertise </w:t>
      </w:r>
      <w:r w:rsidR="009619AB">
        <w:rPr>
          <w:b/>
        </w:rPr>
        <w:t>W</w:t>
      </w:r>
      <w:r w:rsidR="001F785F">
        <w:rPr>
          <w:b/>
        </w:rPr>
        <w:t>i</w:t>
      </w:r>
      <w:r w:rsidR="009619AB">
        <w:rPr>
          <w:b/>
        </w:rPr>
        <w:t xml:space="preserve">thin </w:t>
      </w:r>
      <w:r>
        <w:rPr>
          <w:b/>
        </w:rPr>
        <w:t xml:space="preserve">Working Memory and Fluid </w:t>
      </w:r>
      <w:commentRangeStart w:id="0"/>
      <w:r>
        <w:rPr>
          <w:b/>
        </w:rPr>
        <w:t>Intelligence</w:t>
      </w:r>
      <w:commentRangeEnd w:id="0"/>
      <w:r w:rsidR="00347350">
        <w:rPr>
          <w:rStyle w:val="CommentReference"/>
        </w:rPr>
        <w:commentReference w:id="0"/>
      </w:r>
    </w:p>
    <w:p w14:paraId="5946AA38" w14:textId="77777777" w:rsidR="00331E9F" w:rsidRPr="00132173" w:rsidRDefault="00331E9F" w:rsidP="00331E9F">
      <w:pPr>
        <w:spacing w:line="480" w:lineRule="auto"/>
      </w:pPr>
      <w:commentRangeStart w:id="1"/>
      <w:r w:rsidRPr="00132173">
        <w:rPr>
          <w:b/>
        </w:rPr>
        <w:t>Working</w:t>
      </w:r>
      <w:commentRangeEnd w:id="1"/>
      <w:r w:rsidR="0079699E">
        <w:rPr>
          <w:rStyle w:val="CommentReference"/>
        </w:rPr>
        <w:commentReference w:id="1"/>
      </w:r>
      <w:r w:rsidRPr="00132173">
        <w:rPr>
          <w:b/>
        </w:rPr>
        <w:t xml:space="preserve">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w:t>
      </w:r>
      <w:commentRangeStart w:id="2"/>
      <w:r>
        <w:rPr>
          <w:color w:val="000000"/>
        </w:rPr>
        <w:t xml:space="preserve">your </w:t>
      </w:r>
      <w:commentRangeEnd w:id="2"/>
      <w:r w:rsidR="009619AB">
        <w:rPr>
          <w:rStyle w:val="CommentReference"/>
        </w:rPr>
        <w:commentReference w:id="2"/>
      </w:r>
      <w:r>
        <w:rPr>
          <w:color w:val="000000"/>
        </w:rPr>
        <w:t xml:space="preserve">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 xml:space="preserve">ese </w:t>
      </w:r>
      <w:proofErr w:type="gramStart"/>
      <w:r w:rsidR="00AB5AC2">
        <w:rPr>
          <w:color w:val="000000"/>
        </w:rPr>
        <w:t>higher level</w:t>
      </w:r>
      <w:proofErr w:type="gramEnd"/>
      <w:r w:rsidR="00AB5AC2">
        <w:rPr>
          <w:color w:val="000000"/>
        </w:rPr>
        <w:t xml:space="preserve">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commentRangeStart w:id="3"/>
      <w:r w:rsidRPr="00132173">
        <w:t xml:space="preserve">idea </w:t>
      </w:r>
      <w:commentRangeEnd w:id="3"/>
      <w:r w:rsidR="00DC3FF5">
        <w:rPr>
          <w:rStyle w:val="CommentReference"/>
        </w:rPr>
        <w:commentReference w:id="3"/>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commentRangeStart w:id="4"/>
      <w:r w:rsidR="00D12C0D">
        <w:t xml:space="preserve">you </w:t>
      </w:r>
      <w:commentRangeEnd w:id="4"/>
      <w:r w:rsidR="00687A1A">
        <w:rPr>
          <w:rStyle w:val="CommentReference"/>
        </w:rPr>
        <w:commentReference w:id="4"/>
      </w:r>
      <w:r w:rsidR="00D12C0D">
        <w:t xml:space="preserve">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0F846E1B" w:rsidR="00331E9F" w:rsidRPr="00EA041A" w:rsidRDefault="006E3389" w:rsidP="00C96FDA">
      <w:pPr>
        <w:spacing w:line="480" w:lineRule="auto"/>
        <w:rPr>
          <w:color w:val="000000"/>
        </w:rPr>
      </w:pPr>
      <w:r>
        <w:tab/>
      </w:r>
      <w:commentRangeStart w:id="5"/>
      <w:r>
        <w:t>There are copious amounts of brain mechanisms that work into how much you can hold in your working</w:t>
      </w:r>
      <w:r w:rsidR="00543625">
        <w:t xml:space="preserve"> memory</w:t>
      </w:r>
      <w:commentRangeEnd w:id="5"/>
      <w:r w:rsidR="005C52D3">
        <w:rPr>
          <w:rStyle w:val="CommentReference"/>
        </w:rPr>
        <w:commentReference w:id="5"/>
      </w:r>
      <w:r>
        <w:t>. One factor is intelligence, specifically fluid intelligence (</w:t>
      </w:r>
      <w:r w:rsidR="00703521">
        <w:rPr>
          <w:i/>
        </w:rPr>
        <w:t>gF</w:t>
      </w:r>
      <w:r>
        <w:t xml:space="preserve">). </w:t>
      </w:r>
      <w:commentRangeStart w:id="6"/>
      <w:r>
        <w:t xml:space="preserve">Horn </w:t>
      </w:r>
      <w:r>
        <w:lastRenderedPageBreak/>
        <w:t>(1968) describes intelligence as behavior that can be observed and measured. Horn is describing that, for researchers in the behavioral sciences, intelligence needs to be measured in some aspect for it to be considered observable</w:t>
      </w:r>
      <w:commentRangeEnd w:id="6"/>
      <w:r w:rsidR="000F2F84">
        <w:rPr>
          <w:rStyle w:val="CommentReference"/>
        </w:rPr>
        <w:commentReference w:id="6"/>
      </w:r>
      <w:r>
        <w:t xml:space="preserve">.. </w:t>
      </w:r>
      <w:commentRangeStart w:id="7"/>
      <w:r w:rsidRPr="00A56001">
        <w:t>Jaeggi</w:t>
      </w:r>
      <w:r>
        <w:t xml:space="preserve"> et al</w:t>
      </w:r>
      <w:commentRangeEnd w:id="7"/>
      <w:r w:rsidR="005C52D3">
        <w:rPr>
          <w:rStyle w:val="CommentReference"/>
        </w:rPr>
        <w:commentReference w:id="7"/>
      </w:r>
      <w:r>
        <w:t xml:space="preserve">.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w:t>
      </w:r>
      <w:ins w:id="8" w:author="Paliliunas, Dana C [2]" w:date="2019-04-06T08:24:00Z">
        <w:r w:rsidR="001D03BB">
          <w:t xml:space="preserve"> </w:t>
        </w:r>
      </w:ins>
      <w:r>
        <w:t xml:space="preserve">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9"/>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commentRangeEnd w:id="9"/>
      <w:r w:rsidR="00306D2E">
        <w:rPr>
          <w:rStyle w:val="CommentReference"/>
        </w:rPr>
        <w:commentReference w:id="9"/>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 xml:space="preserve">Working memory has been tested in the field of psychology since Miller introduced the “magic number” in </w:t>
      </w:r>
      <w:commentRangeStart w:id="10"/>
      <w:r>
        <w:t>1956</w:t>
      </w:r>
      <w:commentRangeEnd w:id="10"/>
      <w:r w:rsidR="008B5E9D">
        <w:rPr>
          <w:rStyle w:val="CommentReference"/>
        </w:rPr>
        <w:commentReference w:id="10"/>
      </w:r>
      <w:r>
        <w:t>. Yuan et al. (2006) suggest that there are two types of measurement</w:t>
      </w:r>
      <w:r w:rsidR="00C77DB2">
        <w:t>:</w:t>
      </w:r>
      <w:r>
        <w:t xml:space="preserve"> simple memory span and dual-tasks. Simple memory span tasks are when a participant is presented with a </w:t>
      </w:r>
      <w:proofErr w:type="gramStart"/>
      <w:r>
        <w:t>stimuli</w:t>
      </w:r>
      <w:proofErr w:type="gramEnd"/>
      <w:r>
        <w:t xml:space="preserve">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w:t>
      </w:r>
      <w:proofErr w:type="gramStart"/>
      <w:r>
        <w:t>problems</w:t>
      </w:r>
      <w:proofErr w:type="gramEnd"/>
      <w:r>
        <w:t xml:space="preserve">.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w:t>
      </w:r>
      <w:proofErr w:type="gramStart"/>
      <w:r w:rsidR="00223CCD">
        <w:rPr>
          <w:color w:val="000000" w:themeColor="text1"/>
        </w:rPr>
        <w:t>stimuli</w:t>
      </w:r>
      <w:proofErr w:type="gramEnd"/>
      <w:r w:rsidR="00223CCD">
        <w:rPr>
          <w:color w:val="000000" w:themeColor="text1"/>
        </w:rPr>
        <w:t xml:space="preserve">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t>
      </w:r>
      <w:proofErr w:type="gramStart"/>
      <w:r w:rsidR="00223CCD">
        <w:rPr>
          <w:color w:val="000000" w:themeColor="text1"/>
        </w:rPr>
        <w:t>was</w:t>
      </w:r>
      <w:proofErr w:type="gramEnd"/>
      <w:r w:rsidR="00223CCD">
        <w:rPr>
          <w:color w:val="000000" w:themeColor="text1"/>
        </w:rPr>
        <w:t xml:space="preserve">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7E8FD31B"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commentRangeStart w:id="11"/>
      <w:r>
        <w:rPr>
          <w:color w:val="000000" w:themeColor="text1"/>
        </w:rPr>
        <w:t>linked</w:t>
      </w:r>
      <w:commentRangeEnd w:id="11"/>
      <w:r w:rsidR="00306D2E">
        <w:rPr>
          <w:rStyle w:val="CommentReference"/>
        </w:rPr>
        <w:commentReference w:id="11"/>
      </w:r>
      <w:r>
        <w:rPr>
          <w:color w:val="000000" w:themeColor="text1"/>
        </w:rPr>
        <w:t xml:space="preserve">, </w:t>
      </w:r>
      <w:r w:rsidR="00087D2A">
        <w:rPr>
          <w:color w:val="000000" w:themeColor="text1"/>
        </w:rPr>
        <w:t xml:space="preserve">and that </w:t>
      </w:r>
      <w:r>
        <w:rPr>
          <w:color w:val="000000" w:themeColor="text1"/>
        </w:rPr>
        <w:t xml:space="preserve">WM and STM were strongly </w:t>
      </w:r>
      <w:commentRangeStart w:id="12"/>
      <w:r>
        <w:rPr>
          <w:color w:val="000000" w:themeColor="text1"/>
        </w:rPr>
        <w:t>linked</w:t>
      </w:r>
      <w:commentRangeEnd w:id="12"/>
      <w:r w:rsidR="004E19B9">
        <w:rPr>
          <w:rStyle w:val="CommentReference"/>
        </w:rPr>
        <w:commentReference w:id="12"/>
      </w:r>
      <w:r>
        <w:rPr>
          <w:color w:val="000000" w:themeColor="text1"/>
        </w:rPr>
        <w:t xml:space="preserve">,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13"/>
      <w:r w:rsidR="00F00D03">
        <w:t>The first position was played games that were in the middle of a match and the second was from randomly placing the pieces on the board</w:t>
      </w:r>
      <w:r>
        <w:t xml:space="preserve">. </w:t>
      </w:r>
      <w:commentRangeEnd w:id="13"/>
      <w:r w:rsidR="00306D2E">
        <w:rPr>
          <w:rStyle w:val="CommentReference"/>
        </w:rPr>
        <w:commentReference w:id="13"/>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w:t>
      </w:r>
      <w:commentRangeStart w:id="14"/>
      <w:r w:rsidR="00361FD4">
        <w:t>thinking</w:t>
      </w:r>
      <w:commentRangeEnd w:id="14"/>
      <w:r w:rsidR="00C90ADE">
        <w:rPr>
          <w:rStyle w:val="CommentReference"/>
        </w:rPr>
        <w:commentReference w:id="14"/>
      </w:r>
      <w:r w:rsidR="00361FD4">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15"/>
      <w:r w:rsidR="001B43AC">
        <w:t xml:space="preserve">There were two options for students to choose from, the control </w:t>
      </w:r>
      <w:r w:rsidR="00EA704F">
        <w:t xml:space="preserve">experiment </w:t>
      </w:r>
      <w:commentRangeStart w:id="16"/>
      <w:r w:rsidR="001B43AC">
        <w:t xml:space="preserve">(Insert title of study) or the </w:t>
      </w:r>
      <w:r w:rsidR="00D50D3B">
        <w:t xml:space="preserve">foreign language </w:t>
      </w:r>
      <w:r w:rsidR="00EA704F">
        <w:t xml:space="preserve">portion </w:t>
      </w:r>
      <w:r w:rsidR="001B43AC">
        <w:t>(Insert title of study for those with experience in a second language</w:t>
      </w:r>
      <w:commentRangeEnd w:id="16"/>
      <w:r w:rsidR="00C90ADE">
        <w:rPr>
          <w:rStyle w:val="CommentReference"/>
        </w:rPr>
        <w:commentReference w:id="16"/>
      </w:r>
      <w:r w:rsidR="001B43AC">
        <w:t xml:space="preserve">). </w:t>
      </w:r>
      <w:commentRangeEnd w:id="15"/>
      <w:r w:rsidR="00347350">
        <w:rPr>
          <w:rStyle w:val="CommentReference"/>
        </w:rPr>
        <w:commentReference w:id="15"/>
      </w:r>
      <w:commentRangeStart w:id="17"/>
      <w:r w:rsidR="001B43AC">
        <w:t xml:space="preserve">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17"/>
      <w:r w:rsidR="004C1F69">
        <w:rPr>
          <w:rStyle w:val="CommentReference"/>
        </w:rPr>
        <w:commentReference w:id="17"/>
      </w:r>
      <w:r>
        <w:t xml:space="preserve">There was a total of x participants, x% were female, x% were male, all between the ages of x-x. They received course credit for their participation in this </w:t>
      </w:r>
      <w:commentRangeStart w:id="18"/>
      <w:r>
        <w:t>study</w:t>
      </w:r>
      <w:commentRangeEnd w:id="18"/>
      <w:r w:rsidR="00C90ADE">
        <w:rPr>
          <w:rStyle w:val="CommentReference"/>
        </w:rPr>
        <w:commentReference w:id="18"/>
      </w:r>
      <w:r>
        <w:t xml:space="preserve">. </w:t>
      </w:r>
    </w:p>
    <w:p w14:paraId="5006E9D1" w14:textId="6618AF4C"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 xml:space="preserve">All tasks were given to each </w:t>
      </w:r>
      <w:commentRangeStart w:id="19"/>
      <w:r>
        <w:t>participant at the same time</w:t>
      </w:r>
      <w:commentRangeEnd w:id="19"/>
      <w:r w:rsidR="00C90ADE">
        <w:rPr>
          <w:rStyle w:val="CommentReference"/>
        </w:rPr>
        <w:commentReference w:id="19"/>
      </w:r>
      <w:r>
        <w:t xml:space="preserve">. </w:t>
      </w:r>
      <w:commentRangeStart w:id="20"/>
      <w:r>
        <w:t>They were administered in groups of x</w:t>
      </w:r>
      <w:commentRangeEnd w:id="20"/>
      <w:r w:rsidR="00DF7EF4">
        <w:rPr>
          <w:rStyle w:val="CommentReference"/>
        </w:rPr>
        <w:commentReference w:id="20"/>
      </w:r>
      <w:r>
        <w:t xml:space="preserve">. </w:t>
      </w:r>
      <w:commentRangeStart w:id="21"/>
      <w:r>
        <w:t>The order of tasks was counterbalanced for each section</w:t>
      </w:r>
      <w:r w:rsidR="00D50D3B">
        <w:t>, control or foreign language,</w:t>
      </w:r>
      <w:r>
        <w:t xml:space="preserve"> all tasks would be equal over the length of the </w:t>
      </w:r>
      <w:commentRangeStart w:id="22"/>
      <w:r>
        <w:t>experiment</w:t>
      </w:r>
      <w:commentRangeEnd w:id="21"/>
      <w:r w:rsidR="00DF7EF4">
        <w:rPr>
          <w:rStyle w:val="CommentReference"/>
        </w:rPr>
        <w:commentReference w:id="21"/>
      </w:r>
      <w:commentRangeEnd w:id="22"/>
      <w:r w:rsidR="00DF7EF4">
        <w:rPr>
          <w:rStyle w:val="CommentReference"/>
        </w:rPr>
        <w:commentReference w:id="22"/>
      </w:r>
      <w:r>
        <w:t xml:space="preserve">. </w:t>
      </w:r>
    </w:p>
    <w:p w14:paraId="71D3D547" w14:textId="6957FE37"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w:t>
      </w:r>
      <w:proofErr w:type="gramStart"/>
      <w:r w:rsidR="008F7CA0">
        <w:t>letter</w:t>
      </w:r>
      <w:proofErr w:type="gramEnd"/>
      <w:r w:rsidR="008F7CA0">
        <w:t xml:space="preserve">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commentRangeStart w:id="23"/>
      <w:r w:rsidR="003046FD">
        <w:t xml:space="preserve">Participants who do not score about 85% will be not used in the study. </w:t>
      </w:r>
      <w:commentRangeEnd w:id="23"/>
      <w:r w:rsidR="00C90ADE">
        <w:rPr>
          <w:rStyle w:val="CommentReference"/>
        </w:rPr>
        <w:commentReference w:id="23"/>
      </w:r>
    </w:p>
    <w:p w14:paraId="2146F690" w14:textId="20E02B9B" w:rsidR="00090527" w:rsidRPr="00A70983" w:rsidRDefault="00A70983" w:rsidP="002C16DB">
      <w:pPr>
        <w:spacing w:line="480" w:lineRule="auto"/>
      </w:pPr>
      <w:proofErr w:type="gramStart"/>
      <w:r>
        <w:rPr>
          <w:i/>
        </w:rPr>
        <w:t>Figure</w:t>
      </w:r>
      <w:r>
        <w:t xml:space="preserve"> .</w:t>
      </w:r>
      <w:proofErr w:type="gramEnd"/>
      <w:r>
        <w:t xml:space="preserve">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proofErr w:type="gramStart"/>
      <w:r>
        <w:rPr>
          <w:i/>
        </w:rPr>
        <w:t>Figure .</w:t>
      </w:r>
      <w:proofErr w:type="gramEnd"/>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proofErr w:type="gramStart"/>
      <w:r>
        <w:rPr>
          <w:i/>
        </w:rPr>
        <w:t>Figure .</w:t>
      </w:r>
      <w:proofErr w:type="gramEnd"/>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24"/>
      <w:r w:rsidR="00F36860">
        <w:t>pro</w:t>
      </w:r>
      <w:commentRangeEnd w:id="24"/>
      <w:r w:rsidR="00C90ADE">
        <w:rPr>
          <w:rStyle w:val="CommentReference"/>
        </w:rPr>
        <w:commentReference w:id="24"/>
      </w:r>
      <w:r w:rsidR="00F36860">
        <w:t>.</w:t>
      </w:r>
    </w:p>
    <w:p w14:paraId="3E1E9BEE" w14:textId="77777777" w:rsidR="00361FD4" w:rsidRDefault="00F36860" w:rsidP="00361FD4">
      <w:pPr>
        <w:spacing w:line="480" w:lineRule="auto"/>
      </w:pPr>
      <w:proofErr w:type="gramStart"/>
      <w:r>
        <w:rPr>
          <w:i/>
        </w:rPr>
        <w:t>Figure .</w:t>
      </w:r>
      <w:proofErr w:type="gramEnd"/>
      <w:r>
        <w:rPr>
          <w:i/>
        </w:rPr>
        <w:t xml:space="preserve">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proofErr w:type="gramStart"/>
      <w:r>
        <w:rPr>
          <w:i/>
        </w:rPr>
        <w:t>Figure .</w:t>
      </w:r>
      <w:proofErr w:type="gramEnd"/>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25"/>
      <w:r>
        <w:t>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w:t>
      </w:r>
      <w:commentRangeEnd w:id="25"/>
      <w:r w:rsidR="00347350">
        <w:rPr>
          <w:rStyle w:val="CommentReference"/>
        </w:rPr>
        <w:commentReference w:id="25"/>
      </w:r>
      <w:r w:rsidR="00254BDA">
        <w:t xml:space="preserve">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w:t>
      </w:r>
      <w:proofErr w:type="gramStart"/>
      <w:r w:rsidR="0079763A">
        <w:t>four course</w:t>
      </w:r>
      <w:proofErr w:type="gramEnd"/>
      <w:r w:rsidR="0079763A">
        <w:t xml:space="preserv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26"/>
      <w:commentRangeStart w:id="27"/>
      <w:r w:rsidR="004934CA">
        <w:t>overall</w:t>
      </w:r>
      <w:commentRangeEnd w:id="26"/>
      <w:r w:rsidR="00CD7442">
        <w:rPr>
          <w:rStyle w:val="CommentReference"/>
        </w:rPr>
        <w:commentReference w:id="26"/>
      </w:r>
      <w:commentRangeEnd w:id="27"/>
      <w:r w:rsidR="00CD7442">
        <w:rPr>
          <w:rStyle w:val="CommentReference"/>
        </w:rPr>
        <w:commentReference w:id="27"/>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proofErr w:type="gramStart"/>
      <w:r>
        <w:rPr>
          <w:i/>
        </w:rPr>
        <w:t>Figure</w:t>
      </w:r>
      <w:r w:rsidR="000902D5">
        <w:rPr>
          <w:i/>
        </w:rPr>
        <w:t xml:space="preserve"> </w:t>
      </w:r>
      <w:r>
        <w:rPr>
          <w:i/>
        </w:rPr>
        <w:t>.</w:t>
      </w:r>
      <w:proofErr w:type="gramEnd"/>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w:t>
      </w:r>
      <w:commentRangeStart w:id="29"/>
      <w:r w:rsidR="00B30B53">
        <w:t xml:space="preserve">The 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commentRangeEnd w:id="29"/>
      <w:r w:rsidR="00C90ADE">
        <w:rPr>
          <w:rStyle w:val="CommentReference"/>
        </w:rPr>
        <w:commentReference w:id="29"/>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910551" w:rsidP="00732B2C">
      <w:pPr>
        <w:spacing w:line="480" w:lineRule="auto"/>
        <w:ind w:left="720" w:hanging="720"/>
      </w:pPr>
      <w:hyperlink r:id="rId19" w:history="1">
        <w:r w:rsidR="00B509DD" w:rsidRPr="0073470E">
          <w:rPr>
            <w:rStyle w:val="Hyperlink"/>
          </w:rPr>
          <w:t>https://www.millisecond.com/download/library/v5/ospan/automatedospan.manual</w:t>
        </w:r>
      </w:hyperlink>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t>
      </w:r>
      <w:proofErr w:type="gramStart"/>
      <w:r w:rsidRPr="0028453C">
        <w:t>With</w:t>
      </w:r>
      <w:proofErr w:type="gramEnd"/>
      <w:r w:rsidRPr="0028453C">
        <w:t xml:space="preserve">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liliunas, Dana C" w:date="2019-04-04T11:45:00Z" w:initials="PDC">
    <w:p w14:paraId="02AB2040" w14:textId="31BDB63A" w:rsidR="00347350" w:rsidRDefault="00347350">
      <w:pPr>
        <w:pStyle w:val="CommentText"/>
      </w:pPr>
      <w:r>
        <w:rPr>
          <w:rStyle w:val="CommentReference"/>
        </w:rPr>
        <w:annotationRef/>
      </w:r>
      <w:r w:rsidR="000054EB">
        <w:t xml:space="preserve">GENERAL </w:t>
      </w:r>
      <w:r>
        <w:t>NOTES:</w:t>
      </w:r>
    </w:p>
    <w:p w14:paraId="3E8F2800" w14:textId="037CC75B" w:rsidR="00347350" w:rsidRDefault="00347350">
      <w:pPr>
        <w:pStyle w:val="CommentText"/>
      </w:pPr>
      <w:r>
        <w:t>-More detail in procedures</w:t>
      </w:r>
    </w:p>
    <w:p w14:paraId="64F89C5D" w14:textId="443C211C" w:rsidR="00347350" w:rsidRDefault="00347350">
      <w:pPr>
        <w:pStyle w:val="CommentText"/>
      </w:pPr>
      <w:r>
        <w:t>-More info on data analyses</w:t>
      </w:r>
    </w:p>
    <w:p w14:paraId="51CF057D" w14:textId="15B9DD88" w:rsidR="00347350" w:rsidRDefault="00347350">
      <w:pPr>
        <w:pStyle w:val="CommentText"/>
      </w:pPr>
    </w:p>
    <w:p w14:paraId="167459EA" w14:textId="0416D3F3" w:rsidR="00347350" w:rsidRDefault="00347350">
      <w:pPr>
        <w:pStyle w:val="CommentText"/>
      </w:pPr>
      <w:r>
        <w:t>-Future research idea: what if “expertise” is manipulated – comparisons within rather than between subjects</w:t>
      </w:r>
    </w:p>
  </w:comment>
  <w:comment w:id="1" w:author="Paliliunas, Dana C [2]" w:date="2019-04-06T08:20:00Z" w:initials="PDC">
    <w:p w14:paraId="187F503E" w14:textId="379CFC66" w:rsidR="0079699E" w:rsidRDefault="0079699E">
      <w:pPr>
        <w:pStyle w:val="CommentText"/>
      </w:pPr>
      <w:r>
        <w:rPr>
          <w:rStyle w:val="CommentReference"/>
        </w:rPr>
        <w:annotationRef/>
      </w:r>
      <w:r>
        <w:t xml:space="preserve">Maybe having a </w:t>
      </w:r>
      <w:proofErr w:type="gramStart"/>
      <w:r>
        <w:t>more broad</w:t>
      </w:r>
      <w:proofErr w:type="gramEnd"/>
      <w:r>
        <w:t xml:space="preserve"> opening paragraph before this section would be useful</w:t>
      </w:r>
    </w:p>
  </w:comment>
  <w:comment w:id="2" w:author="Paliliunas, Dana C [2]" w:date="2019-04-06T08:18:00Z" w:initials="PDC">
    <w:p w14:paraId="64AFA1DD" w14:textId="6CA33CEA" w:rsidR="009619AB" w:rsidRDefault="009619AB">
      <w:pPr>
        <w:pStyle w:val="CommentText"/>
      </w:pPr>
      <w:r>
        <w:rPr>
          <w:rStyle w:val="CommentReference"/>
        </w:rPr>
        <w:annotationRef/>
      </w:r>
      <w:r>
        <w:t xml:space="preserve">Remove “second person language” thought out – stick to “the </w:t>
      </w:r>
      <w:proofErr w:type="gramStart"/>
      <w:r>
        <w:t>short term</w:t>
      </w:r>
      <w:proofErr w:type="gramEnd"/>
      <w:r>
        <w:t xml:space="preserve"> memory,” for example.</w:t>
      </w:r>
    </w:p>
  </w:comment>
  <w:comment w:id="3" w:author="Paliliunas, Dana C [2]" w:date="2019-04-06T08:18:00Z" w:initials="PDC">
    <w:p w14:paraId="4D04D003" w14:textId="50CF5D29" w:rsidR="00DC3FF5" w:rsidRDefault="00DC3FF5">
      <w:pPr>
        <w:pStyle w:val="CommentText"/>
      </w:pPr>
      <w:r>
        <w:rPr>
          <w:rStyle w:val="CommentReference"/>
        </w:rPr>
        <w:annotationRef/>
      </w:r>
      <w:r>
        <w:t>Word choice</w:t>
      </w:r>
    </w:p>
  </w:comment>
  <w:comment w:id="4" w:author="Paliliunas, Dana C [2]" w:date="2019-04-06T08:20:00Z" w:initials="PDC">
    <w:p w14:paraId="05131BD5" w14:textId="2D062CD5" w:rsidR="00687A1A" w:rsidRDefault="00687A1A">
      <w:pPr>
        <w:pStyle w:val="CommentText"/>
      </w:pPr>
      <w:r>
        <w:rPr>
          <w:rStyle w:val="CommentReference"/>
        </w:rPr>
        <w:annotationRef/>
      </w:r>
      <w:r>
        <w:t>2</w:t>
      </w:r>
      <w:r w:rsidRPr="00687A1A">
        <w:rPr>
          <w:vertAlign w:val="superscript"/>
        </w:rPr>
        <w:t>nd</w:t>
      </w:r>
      <w:r>
        <w:t xml:space="preserve"> person</w:t>
      </w:r>
    </w:p>
  </w:comment>
  <w:comment w:id="5" w:author="Paliliunas, Dana C" w:date="2019-04-04T11:10:00Z" w:initials="PDC">
    <w:p w14:paraId="6E6E69EF" w14:textId="38C9FC96" w:rsidR="005C52D3" w:rsidRDefault="005C52D3">
      <w:pPr>
        <w:pStyle w:val="CommentText"/>
      </w:pPr>
      <w:r>
        <w:rPr>
          <w:rStyle w:val="CommentReference"/>
        </w:rPr>
        <w:annotationRef/>
      </w:r>
      <w:r w:rsidR="003B610C">
        <w:t>Add a</w:t>
      </w:r>
      <w:r>
        <w:t xml:space="preserve"> citation here </w:t>
      </w:r>
    </w:p>
  </w:comment>
  <w:comment w:id="6" w:author="Paliliunas, Dana C [2]" w:date="2019-04-06T08:22:00Z" w:initials="PDC">
    <w:p w14:paraId="16F78573" w14:textId="0CC23213" w:rsidR="000F2F84" w:rsidRDefault="000F2F84">
      <w:pPr>
        <w:pStyle w:val="CommentText"/>
      </w:pPr>
      <w:r>
        <w:rPr>
          <w:rStyle w:val="CommentReference"/>
        </w:rPr>
        <w:annotationRef/>
      </w:r>
      <w:r>
        <w:t xml:space="preserve">Here, you’ve identified that intelligence is a behavior (which is great) – but haven’t actually defined what intelligence IS.  </w:t>
      </w:r>
    </w:p>
  </w:comment>
  <w:comment w:id="7" w:author="Paliliunas, Dana C" w:date="2019-04-04T11:10:00Z" w:initials="PDC">
    <w:p w14:paraId="5C99196E" w14:textId="6E4CB9DB" w:rsidR="005C52D3" w:rsidRDefault="005C52D3">
      <w:pPr>
        <w:pStyle w:val="CommentText"/>
      </w:pPr>
      <w:r>
        <w:rPr>
          <w:rStyle w:val="CommentReference"/>
        </w:rPr>
        <w:annotationRef/>
      </w:r>
      <w:r w:rsidR="000F2F84">
        <w:t>This is fine citation wise, but I just generally like the phrase “</w:t>
      </w:r>
      <w:r>
        <w:t>And colleagues…</w:t>
      </w:r>
      <w:r w:rsidR="000F2F84">
        <w:t>” rather than et al in text.</w:t>
      </w:r>
    </w:p>
  </w:comment>
  <w:comment w:id="9" w:author="Paliliunas, Dana C" w:date="2019-04-04T11:14:00Z" w:initials="PDC">
    <w:p w14:paraId="032466EE" w14:textId="61A1A398" w:rsidR="00306D2E" w:rsidRDefault="00306D2E">
      <w:pPr>
        <w:pStyle w:val="CommentText"/>
      </w:pPr>
      <w:r>
        <w:rPr>
          <w:rStyle w:val="CommentReference"/>
        </w:rPr>
        <w:annotationRef/>
      </w:r>
      <w:r>
        <w:t>Seems abrupt – sounds like you’re about to explain the APM –but doesn’t come until the end of the next section.  Maybe a better transition from this sentence to the next.</w:t>
      </w:r>
    </w:p>
  </w:comment>
  <w:comment w:id="10" w:author="Paliliunas, Dana C [2]" w:date="2019-04-06T08:25:00Z" w:initials="PDC">
    <w:p w14:paraId="6556FC4E" w14:textId="74B0C3D5" w:rsidR="008B5E9D" w:rsidRDefault="008B5E9D">
      <w:pPr>
        <w:pStyle w:val="CommentText"/>
      </w:pPr>
      <w:r>
        <w:rPr>
          <w:rStyle w:val="CommentReference"/>
        </w:rPr>
        <w:annotationRef/>
      </w:r>
      <w:r>
        <w:t>MORE DETAIL HERE</w:t>
      </w:r>
    </w:p>
  </w:comment>
  <w:comment w:id="11" w:author="Paliliunas, Dana C" w:date="2019-04-04T11:17:00Z" w:initials="PDC">
    <w:p w14:paraId="110DE672" w14:textId="163E7EDA" w:rsidR="00306D2E" w:rsidRDefault="00306D2E">
      <w:pPr>
        <w:pStyle w:val="CommentText"/>
      </w:pPr>
      <w:r>
        <w:rPr>
          <w:rStyle w:val="CommentReference"/>
        </w:rPr>
        <w:annotationRef/>
      </w:r>
      <w:r w:rsidR="004E19B9">
        <w:rPr>
          <w:rStyle w:val="CommentReference"/>
        </w:rPr>
        <w:t>Word choice</w:t>
      </w:r>
    </w:p>
  </w:comment>
  <w:comment w:id="12" w:author="Paliliunas, Dana C [2]" w:date="2019-04-06T08:26:00Z" w:initials="PDC">
    <w:p w14:paraId="15587D39" w14:textId="4C050542" w:rsidR="004E19B9" w:rsidRDefault="004E19B9">
      <w:pPr>
        <w:pStyle w:val="CommentText"/>
      </w:pPr>
      <w:r>
        <w:rPr>
          <w:rStyle w:val="CommentReference"/>
        </w:rPr>
        <w:annotationRef/>
      </w:r>
      <w:r>
        <w:t>Word choice</w:t>
      </w:r>
    </w:p>
  </w:comment>
  <w:comment w:id="13" w:author="Paliliunas, Dana C" w:date="2019-04-04T11:20:00Z" w:initials="PDC">
    <w:p w14:paraId="089142CB" w14:textId="6BF56E69" w:rsidR="00306D2E" w:rsidRDefault="00306D2E">
      <w:pPr>
        <w:pStyle w:val="CommentText"/>
      </w:pPr>
      <w:r>
        <w:rPr>
          <w:rStyle w:val="CommentReference"/>
        </w:rPr>
        <w:annotationRef/>
      </w:r>
      <w:r>
        <w:t>CONFUSING</w:t>
      </w:r>
    </w:p>
  </w:comment>
  <w:comment w:id="14" w:author="Paliliunas, Dana C" w:date="2019-04-04T11:22:00Z" w:initials="PDC">
    <w:p w14:paraId="27ED6895" w14:textId="57799BED" w:rsidR="00C90ADE" w:rsidRDefault="00C90ADE">
      <w:pPr>
        <w:pStyle w:val="CommentText"/>
      </w:pPr>
      <w:r>
        <w:rPr>
          <w:rStyle w:val="CommentReference"/>
        </w:rPr>
        <w:annotationRef/>
      </w:r>
      <w:r w:rsidR="002A76FA">
        <w:rPr>
          <w:rStyle w:val="CommentReference"/>
        </w:rPr>
        <w:t xml:space="preserve">ADD IN ADDITIONAL CONCLUSION PARAGRAPH HERE – include a purpose </w:t>
      </w:r>
      <w:proofErr w:type="gramStart"/>
      <w:r w:rsidR="002A76FA">
        <w:rPr>
          <w:rStyle w:val="CommentReference"/>
        </w:rPr>
        <w:t>statement/hypotheses</w:t>
      </w:r>
      <w:proofErr w:type="gramEnd"/>
      <w:r w:rsidR="002A76FA">
        <w:rPr>
          <w:rStyle w:val="CommentReference"/>
        </w:rPr>
        <w:t>.  Make sure they are stated clearly.</w:t>
      </w:r>
    </w:p>
  </w:comment>
  <w:comment w:id="16" w:author="Paliliunas, Dana C" w:date="2019-04-04T11:24:00Z" w:initials="PDC">
    <w:p w14:paraId="251B4310" w14:textId="72DCD6DB" w:rsidR="00C90ADE" w:rsidRDefault="00C90ADE">
      <w:pPr>
        <w:pStyle w:val="CommentText"/>
      </w:pPr>
      <w:r>
        <w:rPr>
          <w:rStyle w:val="CommentReference"/>
        </w:rPr>
        <w:annotationRef/>
      </w:r>
      <w:r>
        <w:t>?</w:t>
      </w:r>
    </w:p>
  </w:comment>
  <w:comment w:id="15" w:author="Paliliunas, Dana C" w:date="2019-04-04T11:51:00Z" w:initials="PDC">
    <w:p w14:paraId="0B2626D3" w14:textId="547CA408" w:rsidR="00347350" w:rsidRDefault="00347350">
      <w:pPr>
        <w:pStyle w:val="CommentText"/>
      </w:pPr>
      <w:r>
        <w:rPr>
          <w:rStyle w:val="CommentReference"/>
        </w:rPr>
        <w:annotationRef/>
      </w:r>
      <w:r w:rsidR="004C1F69">
        <w:rPr>
          <w:rStyle w:val="CommentReference"/>
        </w:rPr>
        <w:t>Modify use of term “control”</w:t>
      </w:r>
    </w:p>
  </w:comment>
  <w:comment w:id="17" w:author="Paliliunas, Dana C [2]" w:date="2019-04-06T08:29:00Z" w:initials="PDC">
    <w:p w14:paraId="4CADAD19" w14:textId="1B64D496" w:rsidR="004C1F69" w:rsidRDefault="004C1F69">
      <w:pPr>
        <w:pStyle w:val="CommentText"/>
      </w:pPr>
      <w:r>
        <w:rPr>
          <w:rStyle w:val="CommentReference"/>
        </w:rPr>
        <w:annotationRef/>
      </w:r>
      <w:r>
        <w:t>Edit this to reflect your foreign language criteria</w:t>
      </w:r>
    </w:p>
  </w:comment>
  <w:comment w:id="18" w:author="Paliliunas, Dana C" w:date="2019-04-04T11:24:00Z" w:initials="PDC">
    <w:p w14:paraId="1D2B796F" w14:textId="4B1738AA" w:rsidR="00C90ADE" w:rsidRDefault="00C90ADE">
      <w:pPr>
        <w:pStyle w:val="CommentText"/>
      </w:pPr>
      <w:r>
        <w:rPr>
          <w:rStyle w:val="CommentReference"/>
        </w:rPr>
        <w:annotationRef/>
      </w:r>
      <w:r>
        <w:t>Inclusion/Exclusion criteria for the control group?  (for example – anything less than 2 years of language in HS ok?  Previously enrolled in FL course in college?)</w:t>
      </w:r>
      <w:r w:rsidR="00144783">
        <w:t xml:space="preserve">  In general, be more specific about how participants are assigned to each group</w:t>
      </w:r>
    </w:p>
  </w:comment>
  <w:comment w:id="19" w:author="Paliliunas, Dana C" w:date="2019-04-04T11:25:00Z" w:initials="PDC">
    <w:p w14:paraId="495CCE52" w14:textId="06E4AF5D" w:rsidR="00C90ADE" w:rsidRDefault="00C90ADE">
      <w:pPr>
        <w:pStyle w:val="CommentText"/>
      </w:pPr>
      <w:r>
        <w:rPr>
          <w:rStyle w:val="CommentReference"/>
        </w:rPr>
        <w:annotationRef/>
      </w:r>
      <w:r>
        <w:t>Literally at the same time, or during the one session in a particular order?</w:t>
      </w:r>
    </w:p>
  </w:comment>
  <w:comment w:id="20" w:author="Paliliunas, Dana C [2]" w:date="2019-04-06T08:41:00Z" w:initials="PDC">
    <w:p w14:paraId="2FA27E55" w14:textId="4317481D" w:rsidR="00DF7EF4" w:rsidRDefault="00DF7EF4">
      <w:pPr>
        <w:pStyle w:val="CommentText"/>
      </w:pPr>
      <w:r>
        <w:rPr>
          <w:rStyle w:val="CommentReference"/>
        </w:rPr>
        <w:annotationRef/>
      </w:r>
      <w:r>
        <w:t>The assessments or the participants?</w:t>
      </w:r>
    </w:p>
  </w:comment>
  <w:comment w:id="21" w:author="Paliliunas, Dana C [2]" w:date="2019-04-06T08:42:00Z" w:initials="PDC">
    <w:p w14:paraId="6F364A30" w14:textId="1489CCBF" w:rsidR="00DF7EF4" w:rsidRDefault="00DF7EF4">
      <w:pPr>
        <w:pStyle w:val="CommentText"/>
      </w:pPr>
      <w:r>
        <w:rPr>
          <w:rStyle w:val="CommentReference"/>
        </w:rPr>
        <w:annotationRef/>
      </w:r>
      <w:r>
        <w:t>Does this mean all assessments would be the same length of time?  I don’t think this is what you meant.</w:t>
      </w:r>
    </w:p>
  </w:comment>
  <w:comment w:id="22" w:author="Paliliunas, Dana C [2]" w:date="2019-04-06T08:42:00Z" w:initials="PDC">
    <w:p w14:paraId="6E459F58" w14:textId="77777777" w:rsidR="00DF7EF4" w:rsidRDefault="00DF7EF4">
      <w:pPr>
        <w:pStyle w:val="CommentText"/>
      </w:pPr>
      <w:r>
        <w:rPr>
          <w:rStyle w:val="CommentReference"/>
        </w:rPr>
        <w:annotationRef/>
      </w:r>
      <w:r>
        <w:t>ADD IN WHAT YOU HAD IN THE POWERPOINT ABOUT HOW YOU WILL BE COUNTERBALANCING</w:t>
      </w:r>
    </w:p>
    <w:p w14:paraId="706DCBA1" w14:textId="77777777" w:rsidR="00DF7EF4" w:rsidRDefault="00DF7EF4">
      <w:pPr>
        <w:pStyle w:val="CommentText"/>
      </w:pPr>
    </w:p>
    <w:p w14:paraId="2D789B62" w14:textId="2095EFB6" w:rsidR="00DF7EF4" w:rsidRDefault="00DF7EF4">
      <w:pPr>
        <w:pStyle w:val="CommentText"/>
      </w:pPr>
      <w:r>
        <w:t xml:space="preserve">PROVIDE MORE DETAIL REGARDING </w:t>
      </w:r>
      <w:r w:rsidR="000C6483">
        <w:t>THE ACTUAL PROCEDURES – SESSION LENGTH</w:t>
      </w:r>
      <w:r w:rsidR="005C2696">
        <w:t>, WHAT THE PARTICIPANTS WILL BE INSTRUCTED, ETC.  What you have now is mostly a description of the assessments, less so a procedure for running the experiment.</w:t>
      </w:r>
    </w:p>
  </w:comment>
  <w:comment w:id="23" w:author="Paliliunas, Dana C" w:date="2019-04-04T11:27:00Z" w:initials="PDC">
    <w:p w14:paraId="0E282508" w14:textId="2BB82534" w:rsidR="00C90ADE" w:rsidRDefault="00C90ADE">
      <w:pPr>
        <w:pStyle w:val="CommentText"/>
      </w:pPr>
      <w:r>
        <w:rPr>
          <w:rStyle w:val="CommentReference"/>
        </w:rPr>
        <w:annotationRef/>
      </w:r>
      <w:r>
        <w:t>Define “about”</w:t>
      </w:r>
      <w:r w:rsidR="005C2696">
        <w:t xml:space="preserve"> – have a </w:t>
      </w:r>
      <w:proofErr w:type="gramStart"/>
      <w:r w:rsidR="005C2696">
        <w:t>specific criteria</w:t>
      </w:r>
      <w:proofErr w:type="gramEnd"/>
    </w:p>
  </w:comment>
  <w:comment w:id="24" w:author="Paliliunas, Dana C" w:date="2019-04-04T11:30:00Z" w:initials="PDC">
    <w:p w14:paraId="46FB0254" w14:textId="07413E02" w:rsidR="00C90ADE" w:rsidRDefault="00C90ADE">
      <w:pPr>
        <w:pStyle w:val="CommentText"/>
      </w:pPr>
      <w:r>
        <w:rPr>
          <w:rStyle w:val="CommentReference"/>
        </w:rPr>
        <w:annotationRef/>
      </w:r>
      <w:r>
        <w:t>Maybe say what the criteria are</w:t>
      </w:r>
    </w:p>
  </w:comment>
  <w:comment w:id="25" w:author="Paliliunas, Dana C" w:date="2019-04-04T11:52:00Z" w:initials="PDC">
    <w:p w14:paraId="2F200098" w14:textId="6B0BCDCA" w:rsidR="00347350" w:rsidRDefault="00347350">
      <w:pPr>
        <w:pStyle w:val="CommentText"/>
      </w:pPr>
      <w:r>
        <w:rPr>
          <w:rStyle w:val="CommentReference"/>
        </w:rPr>
        <w:annotationRef/>
      </w:r>
      <w:r>
        <w:t xml:space="preserve">How </w:t>
      </w:r>
      <w:r w:rsidR="00092992">
        <w:t>will you determine</w:t>
      </w:r>
      <w:r>
        <w:t xml:space="preserve"> which placement exam to give them?</w:t>
      </w:r>
      <w:r w:rsidR="00092992">
        <w:t xml:space="preserve">  Explain this in your method.</w:t>
      </w:r>
    </w:p>
  </w:comment>
  <w:comment w:id="26" w:author="Paliliunas, Dana C" w:date="2019-04-04T11:34:00Z" w:initials="PDC">
    <w:p w14:paraId="69786C3E" w14:textId="3A189DAD" w:rsidR="00CD7442" w:rsidRDefault="00CD7442">
      <w:pPr>
        <w:pStyle w:val="CommentText"/>
      </w:pPr>
      <w:r>
        <w:rPr>
          <w:rStyle w:val="CommentReference"/>
        </w:rPr>
        <w:annotationRef/>
      </w:r>
      <w:r>
        <w:t xml:space="preserve">Measures used are clear – but could be </w:t>
      </w:r>
      <w:proofErr w:type="gramStart"/>
      <w:r>
        <w:t>more clear</w:t>
      </w:r>
      <w:proofErr w:type="gramEnd"/>
      <w:r>
        <w:t xml:space="preserve"> re: “procedure”</w:t>
      </w:r>
    </w:p>
    <w:p w14:paraId="5D65C86B" w14:textId="24C69128" w:rsidR="00CD7442" w:rsidRDefault="00CD7442">
      <w:pPr>
        <w:pStyle w:val="CommentText"/>
      </w:pPr>
    </w:p>
    <w:p w14:paraId="70BB6EAA" w14:textId="03671860" w:rsidR="00CD7442" w:rsidRDefault="00CD7442">
      <w:pPr>
        <w:pStyle w:val="CommentText"/>
      </w:pPr>
      <w:r>
        <w:t>Any demographic info to be collected?</w:t>
      </w:r>
    </w:p>
    <w:p w14:paraId="251ECF2D" w14:textId="77777777" w:rsidR="00CD7442" w:rsidRDefault="00CD7442">
      <w:pPr>
        <w:pStyle w:val="CommentText"/>
      </w:pPr>
    </w:p>
  </w:comment>
  <w:comment w:id="27" w:author="Paliliunas, Dana C" w:date="2019-04-04T11:39:00Z" w:initials="PDC">
    <w:p w14:paraId="0C0525B6" w14:textId="6C6DCA32" w:rsidR="00CD7442" w:rsidRDefault="00CD7442">
      <w:pPr>
        <w:pStyle w:val="CommentText"/>
      </w:pPr>
      <w:r>
        <w:rPr>
          <w:rStyle w:val="CommentReference"/>
        </w:rPr>
        <w:annotationRef/>
      </w:r>
      <w:bookmarkStart w:id="28" w:name="_GoBack"/>
      <w:r w:rsidR="00092992">
        <w:rPr>
          <w:rStyle w:val="CommentReference"/>
        </w:rPr>
        <w:t>I might suggest including a data analysis section within your methods, identifying what analyses you will run, and what comparisons you will make.</w:t>
      </w:r>
      <w:bookmarkEnd w:id="28"/>
    </w:p>
  </w:comment>
  <w:comment w:id="29" w:author="Paliliunas, Dana C" w:date="2019-04-04T11:33:00Z" w:initials="PDC">
    <w:p w14:paraId="6CF47D6F" w14:textId="2E464DF2" w:rsidR="00C90ADE" w:rsidRDefault="00C90ADE">
      <w:pPr>
        <w:pStyle w:val="CommentText"/>
      </w:pPr>
      <w:r>
        <w:rPr>
          <w:rStyle w:val="CommentReference"/>
        </w:rPr>
        <w:annotationRef/>
      </w:r>
      <w:r>
        <w:t>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7459EA" w15:done="0"/>
  <w15:commentEx w15:paraId="187F503E" w15:done="0"/>
  <w15:commentEx w15:paraId="64AFA1DD" w15:done="0"/>
  <w15:commentEx w15:paraId="4D04D003" w15:done="1"/>
  <w15:commentEx w15:paraId="05131BD5" w15:done="1"/>
  <w15:commentEx w15:paraId="6E6E69EF" w15:done="0"/>
  <w15:commentEx w15:paraId="16F78573" w15:done="0"/>
  <w15:commentEx w15:paraId="5C99196E" w15:done="0"/>
  <w15:commentEx w15:paraId="032466EE" w15:done="0"/>
  <w15:commentEx w15:paraId="6556FC4E" w15:done="0"/>
  <w15:commentEx w15:paraId="110DE672" w15:done="0"/>
  <w15:commentEx w15:paraId="15587D39" w15:done="0"/>
  <w15:commentEx w15:paraId="089142CB" w15:done="0"/>
  <w15:commentEx w15:paraId="27ED6895" w15:done="0"/>
  <w15:commentEx w15:paraId="251B4310" w15:done="0"/>
  <w15:commentEx w15:paraId="0B2626D3" w15:done="0"/>
  <w15:commentEx w15:paraId="4CADAD19" w15:done="0"/>
  <w15:commentEx w15:paraId="1D2B796F" w15:done="0"/>
  <w15:commentEx w15:paraId="495CCE52" w15:done="0"/>
  <w15:commentEx w15:paraId="2FA27E55" w15:done="0"/>
  <w15:commentEx w15:paraId="6F364A30" w15:done="0"/>
  <w15:commentEx w15:paraId="2D789B62" w15:done="0"/>
  <w15:commentEx w15:paraId="0E282508" w15:done="0"/>
  <w15:commentEx w15:paraId="46FB0254" w15:done="0"/>
  <w15:commentEx w15:paraId="2F200098" w15:done="0"/>
  <w15:commentEx w15:paraId="251ECF2D" w15:done="0"/>
  <w15:commentEx w15:paraId="0C0525B6" w15:done="0"/>
  <w15:commentEx w15:paraId="6CF47D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7459EA" w16cid:durableId="2051DF51"/>
  <w16cid:commentId w16cid:paraId="187F503E" w16cid:durableId="2052DFE8"/>
  <w16cid:commentId w16cid:paraId="64AFA1DD" w16cid:durableId="2052DF39"/>
  <w16cid:commentId w16cid:paraId="4D04D003" w16cid:durableId="2052DF6E"/>
  <w16cid:commentId w16cid:paraId="05131BD5" w16cid:durableId="2052DFCB"/>
  <w16cid:commentId w16cid:paraId="6E6E69EF" w16cid:durableId="2051DF52"/>
  <w16cid:commentId w16cid:paraId="16F78573" w16cid:durableId="2052E05A"/>
  <w16cid:commentId w16cid:paraId="5C99196E" w16cid:durableId="2051DF53"/>
  <w16cid:commentId w16cid:paraId="032466EE" w16cid:durableId="2051DF54"/>
  <w16cid:commentId w16cid:paraId="6556FC4E" w16cid:durableId="2052E0E0"/>
  <w16cid:commentId w16cid:paraId="110DE672" w16cid:durableId="2051DF55"/>
  <w16cid:commentId w16cid:paraId="15587D39" w16cid:durableId="2052E11E"/>
  <w16cid:commentId w16cid:paraId="089142CB" w16cid:durableId="2051DF56"/>
  <w16cid:commentId w16cid:paraId="27ED6895" w16cid:durableId="2051DF57"/>
  <w16cid:commentId w16cid:paraId="251B4310" w16cid:durableId="2051DF58"/>
  <w16cid:commentId w16cid:paraId="0B2626D3" w16cid:durableId="2051DF59"/>
  <w16cid:commentId w16cid:paraId="4CADAD19" w16cid:durableId="2052E1EF"/>
  <w16cid:commentId w16cid:paraId="1D2B796F" w16cid:durableId="2051DF5A"/>
  <w16cid:commentId w16cid:paraId="495CCE52" w16cid:durableId="2051DF5B"/>
  <w16cid:commentId w16cid:paraId="2FA27E55" w16cid:durableId="2052E4D0"/>
  <w16cid:commentId w16cid:paraId="6F364A30" w16cid:durableId="2052E4DE"/>
  <w16cid:commentId w16cid:paraId="2D789B62" w16cid:durableId="2052E4F8"/>
  <w16cid:commentId w16cid:paraId="0E282508" w16cid:durableId="2051DF5C"/>
  <w16cid:commentId w16cid:paraId="46FB0254" w16cid:durableId="2051DF5D"/>
  <w16cid:commentId w16cid:paraId="2F200098" w16cid:durableId="2051DF5E"/>
  <w16cid:commentId w16cid:paraId="251ECF2D" w16cid:durableId="2051DF5F"/>
  <w16cid:commentId w16cid:paraId="0C0525B6" w16cid:durableId="2051DF60"/>
  <w16cid:commentId w16cid:paraId="6CF47D6F" w16cid:durableId="2051DF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liliunas, Dana C">
    <w15:presenceInfo w15:providerId="AD" w15:userId="S-1-5-21-319684956-3210497419-1358138691-277566"/>
  </w15:person>
  <w15:person w15:author="Paliliunas, Dana C [2]">
    <w15:presenceInfo w15:providerId="AD" w15:userId="S::dp1522@missouristate.edu::0007d7a6-023f-4a6e-8ca7-f476604af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C47"/>
    <w:rsid w:val="00002D8A"/>
    <w:rsid w:val="000054EB"/>
    <w:rsid w:val="00013541"/>
    <w:rsid w:val="00013D40"/>
    <w:rsid w:val="000155D5"/>
    <w:rsid w:val="00053B16"/>
    <w:rsid w:val="00053EA6"/>
    <w:rsid w:val="00064C59"/>
    <w:rsid w:val="00073398"/>
    <w:rsid w:val="00084858"/>
    <w:rsid w:val="00087D2A"/>
    <w:rsid w:val="000902D5"/>
    <w:rsid w:val="00090527"/>
    <w:rsid w:val="00092992"/>
    <w:rsid w:val="00093537"/>
    <w:rsid w:val="00095B46"/>
    <w:rsid w:val="000A501F"/>
    <w:rsid w:val="000A529B"/>
    <w:rsid w:val="000B0FBD"/>
    <w:rsid w:val="000B1218"/>
    <w:rsid w:val="000B35F5"/>
    <w:rsid w:val="000B7615"/>
    <w:rsid w:val="000B7E35"/>
    <w:rsid w:val="000C1B51"/>
    <w:rsid w:val="000C6483"/>
    <w:rsid w:val="000E41BC"/>
    <w:rsid w:val="000E6226"/>
    <w:rsid w:val="000F2F84"/>
    <w:rsid w:val="001047B9"/>
    <w:rsid w:val="00105BC3"/>
    <w:rsid w:val="00121DDC"/>
    <w:rsid w:val="00132173"/>
    <w:rsid w:val="00136B5B"/>
    <w:rsid w:val="00144783"/>
    <w:rsid w:val="0017047A"/>
    <w:rsid w:val="00172331"/>
    <w:rsid w:val="00172504"/>
    <w:rsid w:val="00172E50"/>
    <w:rsid w:val="00193DB4"/>
    <w:rsid w:val="0019502F"/>
    <w:rsid w:val="001B12ED"/>
    <w:rsid w:val="001B43AC"/>
    <w:rsid w:val="001D03BB"/>
    <w:rsid w:val="001D27BE"/>
    <w:rsid w:val="001F3CCF"/>
    <w:rsid w:val="001F52B8"/>
    <w:rsid w:val="001F785F"/>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A76FA"/>
    <w:rsid w:val="002B4654"/>
    <w:rsid w:val="002B6422"/>
    <w:rsid w:val="002C16DB"/>
    <w:rsid w:val="002C64AA"/>
    <w:rsid w:val="002D2C63"/>
    <w:rsid w:val="002D4D52"/>
    <w:rsid w:val="00300759"/>
    <w:rsid w:val="003046FD"/>
    <w:rsid w:val="00306D2E"/>
    <w:rsid w:val="003142A6"/>
    <w:rsid w:val="00331E9F"/>
    <w:rsid w:val="00333649"/>
    <w:rsid w:val="00346B65"/>
    <w:rsid w:val="00347350"/>
    <w:rsid w:val="00355FDD"/>
    <w:rsid w:val="003618BC"/>
    <w:rsid w:val="00361FD4"/>
    <w:rsid w:val="00370984"/>
    <w:rsid w:val="003873BD"/>
    <w:rsid w:val="00396FFB"/>
    <w:rsid w:val="003A286F"/>
    <w:rsid w:val="003A4769"/>
    <w:rsid w:val="003A6290"/>
    <w:rsid w:val="003A6405"/>
    <w:rsid w:val="003A6E24"/>
    <w:rsid w:val="003B610C"/>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C1F69"/>
    <w:rsid w:val="004D03FD"/>
    <w:rsid w:val="004D0D20"/>
    <w:rsid w:val="004D120D"/>
    <w:rsid w:val="004E19B9"/>
    <w:rsid w:val="00500FFE"/>
    <w:rsid w:val="0050210B"/>
    <w:rsid w:val="00510E3C"/>
    <w:rsid w:val="00515130"/>
    <w:rsid w:val="00517F63"/>
    <w:rsid w:val="00543625"/>
    <w:rsid w:val="00546F9A"/>
    <w:rsid w:val="00553E7F"/>
    <w:rsid w:val="00563CB5"/>
    <w:rsid w:val="00566D35"/>
    <w:rsid w:val="00574873"/>
    <w:rsid w:val="005906DA"/>
    <w:rsid w:val="005A0A6C"/>
    <w:rsid w:val="005A1860"/>
    <w:rsid w:val="005A3DBA"/>
    <w:rsid w:val="005B14F8"/>
    <w:rsid w:val="005C2696"/>
    <w:rsid w:val="005C2C86"/>
    <w:rsid w:val="005C52D3"/>
    <w:rsid w:val="005E50AC"/>
    <w:rsid w:val="005E65B2"/>
    <w:rsid w:val="005F403B"/>
    <w:rsid w:val="005F4393"/>
    <w:rsid w:val="00601157"/>
    <w:rsid w:val="00606DD4"/>
    <w:rsid w:val="006173F3"/>
    <w:rsid w:val="006337F6"/>
    <w:rsid w:val="00645FF3"/>
    <w:rsid w:val="00663853"/>
    <w:rsid w:val="00673ED1"/>
    <w:rsid w:val="00677E2C"/>
    <w:rsid w:val="00687A1A"/>
    <w:rsid w:val="006919E9"/>
    <w:rsid w:val="006B628A"/>
    <w:rsid w:val="006C0C58"/>
    <w:rsid w:val="006E3389"/>
    <w:rsid w:val="006E4867"/>
    <w:rsid w:val="006E5EAC"/>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699E"/>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B5E9D"/>
    <w:rsid w:val="008D156A"/>
    <w:rsid w:val="008D5A2E"/>
    <w:rsid w:val="008E4258"/>
    <w:rsid w:val="008F7CA0"/>
    <w:rsid w:val="00900BB2"/>
    <w:rsid w:val="009072E9"/>
    <w:rsid w:val="00910551"/>
    <w:rsid w:val="00914872"/>
    <w:rsid w:val="00914D30"/>
    <w:rsid w:val="00925C1E"/>
    <w:rsid w:val="009336E8"/>
    <w:rsid w:val="00934E0D"/>
    <w:rsid w:val="00946970"/>
    <w:rsid w:val="009520B2"/>
    <w:rsid w:val="009619AB"/>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0ADE"/>
    <w:rsid w:val="00C96100"/>
    <w:rsid w:val="00C96FDA"/>
    <w:rsid w:val="00CA0FBD"/>
    <w:rsid w:val="00CA104D"/>
    <w:rsid w:val="00CB426F"/>
    <w:rsid w:val="00CC07C1"/>
    <w:rsid w:val="00CC1C86"/>
    <w:rsid w:val="00CD4031"/>
    <w:rsid w:val="00CD5282"/>
    <w:rsid w:val="00CD7442"/>
    <w:rsid w:val="00CF4498"/>
    <w:rsid w:val="00D041F7"/>
    <w:rsid w:val="00D07D17"/>
    <w:rsid w:val="00D12C0D"/>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3FF5"/>
    <w:rsid w:val="00DC65B7"/>
    <w:rsid w:val="00DC6A46"/>
    <w:rsid w:val="00DF7C5D"/>
    <w:rsid w:val="00DF7EF4"/>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customStyle="1" w:styleId="UnresolvedMention1">
    <w:name w:val="Unresolved Mention1"/>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20</Pages>
  <Words>4236</Words>
  <Characters>24149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215</cp:revision>
  <dcterms:created xsi:type="dcterms:W3CDTF">2018-10-24T08:06:00Z</dcterms:created>
  <dcterms:modified xsi:type="dcterms:W3CDTF">2019-04-16T15:18:00Z</dcterms:modified>
</cp:coreProperties>
</file>